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5C" w:rsidRPr="002E66FC" w:rsidRDefault="008E6977" w:rsidP="002E66FC">
      <w:pPr>
        <w:ind w:left="6372"/>
        <w:jc w:val="right"/>
        <w:rPr>
          <w:ins w:id="0" w:author="Vaio" w:date="2015-06-16T22:00:00Z"/>
          <w:b/>
          <w:caps/>
          <w:sz w:val="36"/>
          <w:szCs w:val="36"/>
          <w:rPrChange w:id="1" w:author="marcazal" w:date="2015-08-19T08:26:00Z">
            <w:rPr>
              <w:ins w:id="2" w:author="Vaio" w:date="2015-06-16T22:00:00Z"/>
              <w:b/>
              <w:caps/>
              <w:sz w:val="32"/>
            </w:rPr>
          </w:rPrChange>
        </w:rPr>
        <w:pPrChange w:id="3" w:author="marcazal" w:date="2015-08-19T08:27:00Z">
          <w:pPr>
            <w:ind w:firstLine="708"/>
            <w:jc w:val="right"/>
          </w:pPr>
        </w:pPrChange>
      </w:pPr>
      <w:r w:rsidRPr="002E66FC">
        <w:rPr>
          <w:b/>
          <w:caps/>
          <w:sz w:val="36"/>
          <w:szCs w:val="36"/>
          <w:rPrChange w:id="4" w:author="marcazal" w:date="2015-08-19T08:26:00Z">
            <w:rPr>
              <w:b/>
              <w:caps/>
              <w:sz w:val="32"/>
            </w:rPr>
          </w:rPrChange>
        </w:rPr>
        <w:t xml:space="preserve">                                                                                              </w:t>
      </w:r>
      <w:ins w:id="5" w:author="marcazal" w:date="2015-08-18T23:50:00Z">
        <w:r w:rsidR="00D01FDE" w:rsidRPr="002E66FC">
          <w:rPr>
            <w:b/>
            <w:caps/>
            <w:sz w:val="36"/>
            <w:szCs w:val="36"/>
            <w:rPrChange w:id="6" w:author="marcazal" w:date="2015-08-19T08:26:00Z">
              <w:rPr>
                <w:b/>
                <w:caps/>
                <w:sz w:val="32"/>
              </w:rPr>
            </w:rPrChange>
          </w:rPr>
          <w:t xml:space="preserve">                                 </w:t>
        </w:r>
      </w:ins>
      <w:ins w:id="7" w:author="marcazal" w:date="2015-08-19T08:24:00Z">
        <w:r w:rsidR="002E66FC" w:rsidRPr="002E66FC">
          <w:rPr>
            <w:b/>
            <w:caps/>
            <w:sz w:val="36"/>
            <w:szCs w:val="36"/>
            <w:rPrChange w:id="8" w:author="marcazal" w:date="2015-08-19T08:26:00Z">
              <w:rPr>
                <w:b/>
                <w:caps/>
                <w:sz w:val="32"/>
              </w:rPr>
            </w:rPrChange>
          </w:rPr>
          <w:t xml:space="preserve">          </w:t>
        </w:r>
      </w:ins>
      <w:commentRangeStart w:id="9"/>
      <w:commentRangeStart w:id="10"/>
      <w:r w:rsidR="003A5F57" w:rsidRPr="002E66FC">
        <w:rPr>
          <w:b/>
          <w:caps/>
          <w:sz w:val="36"/>
          <w:szCs w:val="36"/>
          <w:rPrChange w:id="11" w:author="marcazal" w:date="2015-08-19T08:26:00Z">
            <w:rPr>
              <w:b/>
              <w:caps/>
              <w:sz w:val="32"/>
            </w:rPr>
          </w:rPrChange>
        </w:rPr>
        <w:t>C</w:t>
      </w:r>
      <w:r w:rsidRPr="002E66FC">
        <w:rPr>
          <w:b/>
          <w:caps/>
          <w:sz w:val="36"/>
          <w:szCs w:val="36"/>
          <w:rPrChange w:id="12" w:author="marcazal" w:date="2015-08-19T08:26:00Z">
            <w:rPr>
              <w:b/>
              <w:caps/>
              <w:sz w:val="32"/>
            </w:rPr>
          </w:rPrChange>
        </w:rPr>
        <w:t>apítulo</w:t>
      </w:r>
      <w:commentRangeEnd w:id="10"/>
      <w:r w:rsidR="002E66FC">
        <w:rPr>
          <w:rStyle w:val="Refdecomentario"/>
        </w:rPr>
        <w:commentReference w:id="10"/>
      </w:r>
      <w:r w:rsidRPr="002E66FC">
        <w:rPr>
          <w:b/>
          <w:caps/>
          <w:sz w:val="36"/>
          <w:szCs w:val="36"/>
          <w:rPrChange w:id="13" w:author="marcazal" w:date="2015-08-19T08:26:00Z">
            <w:rPr>
              <w:b/>
              <w:caps/>
              <w:sz w:val="32"/>
            </w:rPr>
          </w:rPrChange>
        </w:rPr>
        <w:t xml:space="preserve"> 4</w:t>
      </w:r>
      <w:r w:rsidR="003A5F57" w:rsidRPr="002E66FC">
        <w:rPr>
          <w:b/>
          <w:caps/>
          <w:sz w:val="36"/>
          <w:szCs w:val="36"/>
          <w:rPrChange w:id="14" w:author="marcazal" w:date="2015-08-19T08:26:00Z">
            <w:rPr>
              <w:b/>
              <w:caps/>
              <w:sz w:val="32"/>
            </w:rPr>
          </w:rPrChange>
        </w:rPr>
        <w:t xml:space="preserve"> </w:t>
      </w:r>
      <w:commentRangeEnd w:id="9"/>
      <w:r w:rsidR="00E71D8F" w:rsidRPr="002E66FC">
        <w:rPr>
          <w:rStyle w:val="Refdecomentario"/>
          <w:sz w:val="36"/>
          <w:szCs w:val="36"/>
          <w:rPrChange w:id="15" w:author="marcazal" w:date="2015-08-19T08:26:00Z">
            <w:rPr>
              <w:rStyle w:val="Refdecomentario"/>
            </w:rPr>
          </w:rPrChange>
        </w:rPr>
        <w:commentReference w:id="9"/>
      </w:r>
    </w:p>
    <w:p w:rsidR="004E4EFE" w:rsidRPr="002E66FC" w:rsidRDefault="003A5F57" w:rsidP="002E66FC">
      <w:pPr>
        <w:rPr>
          <w:b/>
          <w:caps/>
          <w:sz w:val="36"/>
          <w:szCs w:val="36"/>
          <w:rPrChange w:id="16" w:author="marcazal" w:date="2015-08-19T08:27:00Z">
            <w:rPr>
              <w:b/>
              <w:caps/>
              <w:sz w:val="32"/>
            </w:rPr>
          </w:rPrChange>
        </w:rPr>
      </w:pPr>
      <w:r w:rsidRPr="002E66FC">
        <w:rPr>
          <w:b/>
          <w:caps/>
          <w:sz w:val="36"/>
          <w:szCs w:val="36"/>
          <w:rPrChange w:id="17" w:author="marcazal" w:date="2015-08-19T08:27:00Z">
            <w:rPr>
              <w:b/>
              <w:caps/>
              <w:sz w:val="32"/>
            </w:rPr>
          </w:rPrChange>
        </w:rPr>
        <w:t xml:space="preserve">Una Extensión RIA para la </w:t>
      </w:r>
      <w:r w:rsidR="00C11096" w:rsidRPr="002E66FC">
        <w:rPr>
          <w:b/>
          <w:caps/>
          <w:sz w:val="36"/>
          <w:szCs w:val="36"/>
          <w:rPrChange w:id="18" w:author="marcazal" w:date="2015-08-19T08:27:00Z">
            <w:rPr>
              <w:b/>
              <w:caps/>
              <w:sz w:val="32"/>
            </w:rPr>
          </w:rPrChange>
        </w:rPr>
        <w:t>APROXIMACION</w:t>
      </w:r>
      <w:r w:rsidRPr="002E66FC">
        <w:rPr>
          <w:b/>
          <w:caps/>
          <w:sz w:val="36"/>
          <w:szCs w:val="36"/>
          <w:rPrChange w:id="19" w:author="marcazal" w:date="2015-08-19T08:27:00Z">
            <w:rPr>
              <w:b/>
              <w:caps/>
              <w:sz w:val="32"/>
            </w:rPr>
          </w:rPrChange>
        </w:rPr>
        <w:t xml:space="preserve">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20"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21"/>
      <w:commentRangeStart w:id="22"/>
      <w:proofErr w:type="spellStart"/>
      <w:r w:rsidR="007D2C02">
        <w:t>RIA</w:t>
      </w:r>
      <w:r w:rsidR="00A36BDA">
        <w:t>s</w:t>
      </w:r>
      <w:commentRangeEnd w:id="22"/>
      <w:proofErr w:type="spellEnd"/>
      <w:r w:rsidR="00CB478F">
        <w:rPr>
          <w:rStyle w:val="Refdecomentario"/>
        </w:rPr>
        <w:commentReference w:id="22"/>
      </w:r>
      <w:r w:rsidR="007D2C02">
        <w:t xml:space="preserve"> </w:t>
      </w:r>
      <w:commentRangeEnd w:id="21"/>
      <w:r w:rsidR="00E71215">
        <w:rPr>
          <w:rStyle w:val="Refdecomentario"/>
        </w:rPr>
        <w:commentReference w:id="21"/>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proofErr w:type="spellStart"/>
      <w:r w:rsidR="007D2C02">
        <w:t>RIA</w:t>
      </w:r>
      <w:r w:rsidR="00A36BDA">
        <w:t>s</w:t>
      </w:r>
      <w:proofErr w:type="spellEnd"/>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23"/>
      <w:commentRangeStart w:id="24"/>
      <w:r>
        <w:t>diversos tip</w:t>
      </w:r>
      <w:r w:rsidR="007D323D">
        <w:t xml:space="preserve">os de </w:t>
      </w:r>
      <w:proofErr w:type="spellStart"/>
      <w:r w:rsidR="007D323D">
        <w:t>widgets</w:t>
      </w:r>
      <w:proofErr w:type="spellEnd"/>
      <w:r w:rsidR="00A36BDA">
        <w:t xml:space="preserve"> </w:t>
      </w:r>
      <w:proofErr w:type="spellStart"/>
      <w:r w:rsidR="00A36BDA">
        <w:t>RIAs</w:t>
      </w:r>
      <w:proofErr w:type="spellEnd"/>
      <w:r w:rsidR="007D323D">
        <w:t xml:space="preserve"> existentes</w:t>
      </w:r>
      <w:commentRangeEnd w:id="23"/>
      <w:r w:rsidR="00AD37CF">
        <w:rPr>
          <w:rStyle w:val="Refdecomentario"/>
        </w:rPr>
        <w:commentReference w:id="23"/>
      </w:r>
      <w:commentRangeEnd w:id="24"/>
      <w:r w:rsidR="002E66FC">
        <w:rPr>
          <w:rStyle w:val="Refdecomentario"/>
        </w:rPr>
        <w:commentReference w:id="24"/>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C31AD1" w:rsidRDefault="00064CE1" w:rsidP="00D01FDE">
      <w:pPr>
        <w:jc w:val="both"/>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r w:rsidR="00C225AF">
        <w:t xml:space="preserve">, </w:t>
      </w:r>
      <w:proofErr w:type="spellStart"/>
      <w:r w:rsidR="008F2327" w:rsidRPr="008F2327">
        <w:rPr>
          <w:i/>
        </w:rPr>
        <w:t>tooltip</w:t>
      </w:r>
      <w:proofErr w:type="spellEnd"/>
      <w:r w:rsidR="008F2327" w:rsidRPr="008F2327">
        <w:rPr>
          <w:i/>
        </w:rPr>
        <w:t xml:space="preserve"> </w:t>
      </w:r>
      <w:r w:rsidR="00C225AF">
        <w:t>y el</w:t>
      </w:r>
      <w:r w:rsidR="008F2327" w:rsidRPr="008F2327">
        <w:rPr>
          <w:i/>
        </w:rPr>
        <w:t xml:space="preserve"> </w:t>
      </w:r>
      <w:proofErr w:type="spellStart"/>
      <w:r w:rsidR="008F2327" w:rsidRPr="008F2327">
        <w:rPr>
          <w:i/>
        </w:rPr>
        <w:t>fieldLiveValidation</w:t>
      </w:r>
      <w:proofErr w:type="spellEnd"/>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proofErr w:type="spellEnd"/>
      <w:r w:rsidR="00C225AF">
        <w:t xml:space="preserve">, </w:t>
      </w:r>
      <w:proofErr w:type="spellStart"/>
      <w:r w:rsidR="008F2327" w:rsidRPr="008F2327">
        <w:rPr>
          <w:i/>
        </w:rPr>
        <w:t>richToolTip</w:t>
      </w:r>
      <w:proofErr w:type="spellEnd"/>
      <w:r w:rsidR="00C225AF">
        <w:t xml:space="preserve"> y </w:t>
      </w:r>
      <w:proofErr w:type="spellStart"/>
      <w:r w:rsidR="008F2327" w:rsidRPr="008F2327">
        <w:rPr>
          <w:i/>
        </w:rPr>
        <w:t>richFieldLiveValidation</w:t>
      </w:r>
      <w:proofErr w:type="spellEnd"/>
      <w:r w:rsidR="00C225AF">
        <w:t xml:space="preserve"> respectivamente.</w:t>
      </w:r>
    </w:p>
    <w:p w:rsidR="009410C1" w:rsidDel="002E66FC" w:rsidRDefault="00AF3C4D" w:rsidP="00D01FDE">
      <w:pPr>
        <w:jc w:val="both"/>
        <w:rPr>
          <w:del w:id="25" w:author="marcazal" w:date="2015-08-19T08:40:00Z"/>
        </w:rPr>
      </w:pPr>
      <w:del w:id="26" w:author="marcazal" w:date="2015-08-19T08:40:00Z">
        <w:r w:rsidDel="002E66FC">
          <w:delText>y una breve discusión acerca del enfoque tomado para el modelado de widgets con MoWebA.</w:delText>
        </w:r>
      </w:del>
    </w:p>
    <w:p w:rsidR="002C7448" w:rsidRPr="001462F3" w:rsidRDefault="000F7D06" w:rsidP="00D01FDE">
      <w:pPr>
        <w:jc w:val="both"/>
        <w:rPr>
          <w:b/>
          <w:caps/>
        </w:rPr>
      </w:pPr>
      <w:r w:rsidRPr="001462F3">
        <w:rPr>
          <w:b/>
          <w:caps/>
        </w:rPr>
        <w:t xml:space="preserve">3.1 </w:t>
      </w:r>
      <w:commentRangeStart w:id="27"/>
      <w:commentRangeStart w:id="28"/>
      <w:r w:rsidRPr="001462F3">
        <w:rPr>
          <w:b/>
          <w:caps/>
        </w:rPr>
        <w:t>El enfoque utilizado con MoWebA para la generación de interfaces enriquecidas</w:t>
      </w:r>
      <w:r w:rsidR="00A53608">
        <w:rPr>
          <w:rStyle w:val="Refdecomentario"/>
        </w:rPr>
        <w:commentReference w:id="29"/>
      </w:r>
      <w:commentRangeEnd w:id="27"/>
      <w:r w:rsidR="00991DB8">
        <w:rPr>
          <w:rStyle w:val="Refdecomentario"/>
        </w:rPr>
        <w:commentReference w:id="27"/>
      </w:r>
      <w:commentRangeEnd w:id="28"/>
      <w:r w:rsidR="002E66FC">
        <w:rPr>
          <w:rStyle w:val="Refdecomentario"/>
        </w:rPr>
        <w:commentReference w:id="28"/>
      </w:r>
    </w:p>
    <w:p w:rsidR="00723BF5" w:rsidRDefault="00E71215" w:rsidP="00D01FDE">
      <w:pPr>
        <w:jc w:val="both"/>
        <w:rPr>
          <w:ins w:id="30" w:author="marcazal" w:date="2015-06-23T03:15:00Z"/>
        </w:rPr>
      </w:pPr>
      <w:commentRangeStart w:id="31"/>
      <w:commentRangeStart w:id="32"/>
      <w:r>
        <w:t xml:space="preserve">La </w:t>
      </w:r>
      <w:fldSimple w:instr=" REF _Ref422257866 \h  \* MERGEFORMAT ">
        <w:r w:rsidRPr="001028F0">
          <w:rPr>
            <w:color w:val="000000" w:themeColor="text1"/>
          </w:rPr>
          <w:t>Fi</w:t>
        </w:r>
        <w:r w:rsidRPr="001028F0">
          <w:rPr>
            <w:color w:val="000000" w:themeColor="text1"/>
          </w:rPr>
          <w:t>g</w:t>
        </w:r>
        <w:r w:rsidRPr="001028F0">
          <w:rPr>
            <w:color w:val="000000" w:themeColor="text1"/>
          </w:rPr>
          <w:t xml:space="preserve">ura </w:t>
        </w:r>
        <w:r>
          <w:rPr>
            <w:noProof/>
            <w:color w:val="000000" w:themeColor="text1"/>
          </w:rPr>
          <w:t>1</w:t>
        </w:r>
      </w:fldSimple>
      <w:commentRangeEnd w:id="31"/>
      <w:r>
        <w:rPr>
          <w:rStyle w:val="Refdecomentario"/>
        </w:rPr>
        <w:commentReference w:id="31"/>
      </w:r>
      <w:commentRangeEnd w:id="32"/>
      <w:r w:rsidR="002E66FC">
        <w:rPr>
          <w:rStyle w:val="Refdecomentario"/>
        </w:rPr>
        <w:commentReference w:id="32"/>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33" w:author="marcazal" w:date="2015-06-23T02:16:00Z">
        <w:r w:rsidR="00BC5BED">
          <w:t xml:space="preserve"> </w:t>
        </w:r>
      </w:ins>
      <w:ins w:id="34" w:author="marcazal" w:date="2015-06-23T03:09:00Z">
        <w:r w:rsidR="00723BF5">
          <w:t xml:space="preserve">Como puede apreciarse, las fases de desarrollo son similares a las </w:t>
        </w:r>
        <w:r w:rsidR="00723BF5">
          <w:lastRenderedPageBreak/>
          <w:t>presentadas en el capitulo anterior.</w:t>
        </w:r>
      </w:ins>
      <w:ins w:id="35" w:author="marcazal" w:date="2015-06-23T03:10:00Z">
        <w:r w:rsidR="00723BF5">
          <w:t xml:space="preserve"> Sin embargo, el perfil de contenido </w:t>
        </w:r>
      </w:ins>
      <w:ins w:id="36" w:author="marcazal" w:date="2015-06-23T03:12:00Z">
        <w:r w:rsidR="00723BF5">
          <w:t xml:space="preserve">de </w:t>
        </w:r>
        <w:proofErr w:type="spellStart"/>
        <w:r w:rsidR="00723BF5">
          <w:t>MoWebA</w:t>
        </w:r>
        <w:proofErr w:type="spellEnd"/>
        <w:r w:rsidR="00723BF5">
          <w:t xml:space="preserve">, </w:t>
        </w:r>
      </w:ins>
      <w:ins w:id="37" w:author="marcazal" w:date="2015-06-23T03:10:00Z">
        <w:r w:rsidR="00723BF5">
          <w:t xml:space="preserve">ha sido extendido con nuevos elementos de interfaz de usuario que son </w:t>
        </w:r>
      </w:ins>
      <w:ins w:id="38" w:author="marcazal" w:date="2015-06-23T03:12:00Z">
        <w:r w:rsidR="00723BF5">
          <w:t>típic</w:t>
        </w:r>
      </w:ins>
      <w:ins w:id="39" w:author="marcazal" w:date="2015-06-23T03:13:00Z">
        <w:r w:rsidR="00723BF5">
          <w:t>o</w:t>
        </w:r>
      </w:ins>
      <w:ins w:id="40" w:author="marcazal" w:date="2015-06-23T03:12:00Z">
        <w:r w:rsidR="00723BF5">
          <w:t>s</w:t>
        </w:r>
      </w:ins>
      <w:ins w:id="41" w:author="marcazal" w:date="2015-06-23T03:10:00Z">
        <w:r w:rsidR="00723BF5">
          <w:t xml:space="preserve"> </w:t>
        </w:r>
      </w:ins>
      <w:ins w:id="42" w:author="marcazal" w:date="2015-06-23T03:12:00Z">
        <w:r w:rsidR="00723BF5">
          <w:t xml:space="preserve">de las </w:t>
        </w:r>
        <w:proofErr w:type="spellStart"/>
        <w:r w:rsidR="00723BF5">
          <w:t>RIAs</w:t>
        </w:r>
      </w:ins>
      <w:proofErr w:type="spellEnd"/>
      <w:ins w:id="43" w:author="marcazal" w:date="2015-06-23T03:13:00Z">
        <w:r w:rsidR="00723BF5">
          <w:t xml:space="preserve">. </w:t>
        </w:r>
      </w:ins>
      <w:r w:rsidR="00346DEB">
        <w:t>También</w:t>
      </w:r>
      <w:ins w:id="44" w:author="marcazal" w:date="2015-06-23T03:13:00Z">
        <w:r w:rsidR="00723BF5">
          <w:t xml:space="preserve"> las plantillas de transformación, han sido adaptadas para generar el </w:t>
        </w:r>
      </w:ins>
      <w:ins w:id="45" w:author="marcazal" w:date="2015-06-23T03:14:00Z">
        <w:r w:rsidR="00723BF5">
          <w:t>código</w:t>
        </w:r>
      </w:ins>
      <w:ins w:id="46" w:author="marcazal" w:date="2015-06-23T03:13:00Z">
        <w:r w:rsidR="00723BF5">
          <w:t xml:space="preserve"> </w:t>
        </w:r>
      </w:ins>
      <w:ins w:id="47" w:author="marcazal" w:date="2015-06-23T03:14:00Z">
        <w:r w:rsidR="00723BF5">
          <w:t xml:space="preserve">correspondiente a cada uno de los nuevos elementos de interfaz </w:t>
        </w:r>
        <w:proofErr w:type="spellStart"/>
        <w:r w:rsidR="00723BF5">
          <w:t>RIA</w:t>
        </w:r>
      </w:ins>
      <w:ins w:id="48" w:author="marcazal" w:date="2015-06-23T21:30:00Z">
        <w:r w:rsidR="005826AB">
          <w:t>s</w:t>
        </w:r>
      </w:ins>
      <w:proofErr w:type="spellEnd"/>
      <w:ins w:id="49" w:author="marcazal" w:date="2015-06-23T03:14:00Z">
        <w:r w:rsidR="00723BF5">
          <w:t xml:space="preserve"> que han sido agregados.</w:t>
        </w:r>
      </w:ins>
      <w:ins w:id="50" w:author="marcazal" w:date="2015-06-23T03:15:00Z">
        <w:r w:rsidR="00723BF5">
          <w:t xml:space="preserve"> </w:t>
        </w:r>
      </w:ins>
    </w:p>
    <w:p w:rsidR="0065625E" w:rsidRDefault="00346DEB" w:rsidP="00BC5BED">
      <w:ins w:id="51" w:author="Ivan Lopez" w:date="2015-06-23T14:42:00Z">
        <w:r>
          <w:t xml:space="preserve">A diferencia del enfoque de presentación de </w:t>
        </w:r>
        <w:proofErr w:type="spellStart"/>
        <w:r>
          <w:t>MoWebA</w:t>
        </w:r>
        <w:proofErr w:type="spellEnd"/>
        <w:r>
          <w:t xml:space="preserve"> en su forma original</w:t>
        </w:r>
      </w:ins>
      <w:ins w:id="52" w:author="marcazal" w:date="2015-06-23T21:36:00Z">
        <w:r w:rsidR="005826AB">
          <w:t>,</w:t>
        </w:r>
      </w:ins>
      <w:ins w:id="53" w:author="Ivan Lopez" w:date="2015-06-23T14:42:00Z">
        <w:r>
          <w:t xml:space="preserve"> que genera código HTML para los elementos de interfaz </w:t>
        </w:r>
      </w:ins>
      <w:ins w:id="54" w:author="Ivan Lopez" w:date="2015-06-23T14:44:00Z">
        <w:r>
          <w:t xml:space="preserve">de </w:t>
        </w:r>
      </w:ins>
      <w:ins w:id="55" w:author="Ivan Lopez" w:date="2015-06-23T14:42:00Z">
        <w:r>
          <w:t>la web 1.0 y CSS para la estructura de cada uno de los elementos</w:t>
        </w:r>
      </w:ins>
      <w:ins w:id="56" w:author="Ivan Lopez" w:date="2015-06-23T14:44:00Z">
        <w:r>
          <w:t xml:space="preserve"> dentro de las páginas, en </w:t>
        </w:r>
        <w:proofErr w:type="spellStart"/>
        <w:r>
          <w:t>MoWebA</w:t>
        </w:r>
        <w:proofErr w:type="spellEnd"/>
        <w:r>
          <w:t xml:space="preserve"> extendido, se genera </w:t>
        </w:r>
      </w:ins>
      <w:ins w:id="57" w:author="Ivan Lopez" w:date="2015-06-23T14:45:00Z">
        <w:r>
          <w:t>código</w:t>
        </w:r>
      </w:ins>
      <w:ins w:id="58" w:author="Ivan Lopez" w:date="2015-06-23T14:44:00Z">
        <w:r>
          <w:t xml:space="preserve"> </w:t>
        </w:r>
      </w:ins>
      <w:ins w:id="59" w:author="Ivan Lopez" w:date="2015-06-23T14:45:00Z">
        <w:r>
          <w:t xml:space="preserve">HTML y </w:t>
        </w:r>
        <w:proofErr w:type="spellStart"/>
        <w:r w:rsidR="008F2327" w:rsidRPr="008F2327">
          <w:rPr>
            <w:i/>
          </w:rPr>
          <w:t>Javascript</w:t>
        </w:r>
        <w:proofErr w:type="spellEnd"/>
        <w:r>
          <w:t xml:space="preserve"> para la</w:t>
        </w:r>
        <w:del w:id="60" w:author="marcazal" w:date="2015-06-23T21:33:00Z">
          <w:r w:rsidDel="005826AB">
            <w:delText>s</w:delText>
          </w:r>
        </w:del>
        <w:r>
          <w:t xml:space="preserve"> plataforma</w:t>
        </w:r>
        <w:del w:id="61" w:author="marcazal" w:date="2015-06-23T21:33:00Z">
          <w:r w:rsidDel="005826AB">
            <w:delText>s</w:delText>
          </w:r>
        </w:del>
        <w:r>
          <w:t xml:space="preserve"> </w:t>
        </w:r>
        <w:proofErr w:type="spellStart"/>
        <w:r w:rsidR="008F2327" w:rsidRPr="008F2327">
          <w:rPr>
            <w:i/>
          </w:rPr>
          <w:t>jQueryUI</w:t>
        </w:r>
      </w:ins>
      <w:proofErr w:type="spellEnd"/>
      <w:ins w:id="62" w:author="marcazal" w:date="2015-06-23T21:37:00Z">
        <w:r w:rsidR="0099201A">
          <w:rPr>
            <w:i/>
          </w:rPr>
          <w:t>,</w:t>
        </w:r>
      </w:ins>
      <w:ins w:id="63" w:author="marcazal" w:date="2015-06-23T21:33:00Z">
        <w:r w:rsidR="005826AB">
          <w:rPr>
            <w:i/>
          </w:rPr>
          <w:t xml:space="preserve"> </w:t>
        </w:r>
      </w:ins>
      <w:ins w:id="64" w:author="marcazal" w:date="2015-06-23T21:37:00Z">
        <w:r w:rsidR="005826AB">
          <w:t xml:space="preserve">específicamente </w:t>
        </w:r>
        <w:r w:rsidR="0099201A">
          <w:t xml:space="preserve">el </w:t>
        </w:r>
        <w:r w:rsidR="005826AB">
          <w:t xml:space="preserve">código </w:t>
        </w:r>
      </w:ins>
      <w:ins w:id="65"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66" w:author="marcazal" w:date="2015-06-23T21:36:00Z">
        <w:r w:rsidR="008F2327" w:rsidRPr="008F2327">
          <w:rPr>
            <w:i/>
          </w:rPr>
          <w:t>RichAutoSuggest</w:t>
        </w:r>
      </w:ins>
      <w:proofErr w:type="spellEnd"/>
      <w:ins w:id="67"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68"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69" w:author="Ivan Lopez" w:date="2015-06-23T14:42:00Z">
        <w:r>
          <w:t xml:space="preserve"> </w:t>
        </w:r>
      </w:ins>
      <w:ins w:id="70" w:author="Ivan Lopez" w:date="2015-06-23T14:46:00Z">
        <w:r>
          <w:t>para</w:t>
        </w:r>
      </w:ins>
      <w:ins w:id="71" w:author="marcazal" w:date="2015-06-23T21:38:00Z">
        <w:r w:rsidR="0099201A">
          <w:t xml:space="preserve"> los </w:t>
        </w:r>
        <w:proofErr w:type="spellStart"/>
        <w:r w:rsidR="0099201A">
          <w:t>dieversos</w:t>
        </w:r>
        <w:proofErr w:type="spellEnd"/>
        <w:r w:rsidR="0099201A">
          <w:t xml:space="preserve"> tipos de validaci</w:t>
        </w:r>
      </w:ins>
      <w:ins w:id="72" w:author="marcazal" w:date="2015-06-23T21:39:00Z">
        <w:r w:rsidR="0099201A">
          <w:t>ón local.</w:t>
        </w:r>
      </w:ins>
      <w:ins w:id="73" w:author="Ivan Lopez" w:date="2015-06-23T14:46:00Z">
        <w:r>
          <w:t xml:space="preserve">  De igual manera, que en su forma original, es posible </w:t>
        </w:r>
        <w:proofErr w:type="spellStart"/>
        <w:r>
          <w:t>generasr</w:t>
        </w:r>
        <w:proofErr w:type="spellEnd"/>
        <w:r>
          <w:t xml:space="preserve"> el </w:t>
        </w:r>
      </w:ins>
      <w:ins w:id="74" w:author="Ivan Lopez" w:date="2015-06-23T14:47:00Z">
        <w:r>
          <w:t>código CSS para estructurar cada uno de los elementos de interfaz enriquecidos (o no)</w:t>
        </w:r>
      </w:ins>
      <w:ins w:id="75" w:author="marcazal" w:date="2015-06-23T03:33:00Z">
        <w:r w:rsidR="0039694A">
          <w:t xml:space="preserve"> (</w:t>
        </w:r>
      </w:ins>
      <w:ins w:id="76" w:author="marcazal" w:date="2015-06-23T03:22:00Z">
        <w:r w:rsidR="00934F3B">
          <w:t xml:space="preserve"> </w:t>
        </w:r>
      </w:ins>
      <w:r w:rsidR="000F7D06">
        <w:t xml:space="preserve"> </w:t>
      </w:r>
      <w:ins w:id="77" w:author="Ivan Lopez" w:date="2015-06-22T18:09:00Z">
        <w:r w:rsidR="00014BD0">
          <w:t xml:space="preserve"> </w:t>
        </w:r>
      </w:ins>
      <w:ins w:id="78" w:author="Ivan Lopez" w:date="2015-06-22T18:07:00Z">
        <w:r w:rsidR="007F6B7F">
          <w:t xml:space="preserve"> </w:t>
        </w:r>
      </w:ins>
      <w:r w:rsidR="009F0997">
        <w:t>Finalmente  la</w:t>
      </w:r>
      <w:r w:rsidR="0022570F">
        <w:t>s</w:t>
      </w:r>
      <w:r w:rsidR="009F0997">
        <w:t xml:space="preserve"> libre</w:t>
      </w:r>
      <w:r w:rsidR="0022570F">
        <w:t>r</w:t>
      </w:r>
      <w:r w:rsidR="009F0997">
        <w:t>ía</w:t>
      </w:r>
      <w:r w:rsidR="0022570F">
        <w:t>s</w:t>
      </w:r>
      <w:r w:rsidR="009F0997">
        <w:t xml:space="preserve"> </w:t>
      </w:r>
      <w:del w:id="79" w:author="Ivan Lopez" w:date="2015-06-22T17:58:00Z">
        <w:r w:rsidR="009F0997" w:rsidDel="007F6B7F">
          <w:delText>j</w:delText>
        </w:r>
      </w:del>
      <w:proofErr w:type="spellStart"/>
      <w:ins w:id="80"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81"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ins w:id="82" w:author="marcazal" w:date="2015-06-23T21:40:00Z">
        <w:r w:rsidR="0099201A">
          <w:t xml:space="preserve"> a partir del código generado</w:t>
        </w:r>
      </w:ins>
      <w:r w:rsidR="004F23D2">
        <w:t>.</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83" w:name="_Ref422257866"/>
      <w:r w:rsidRPr="001028F0">
        <w:rPr>
          <w:color w:val="000000" w:themeColor="text1"/>
        </w:rPr>
        <w:t xml:space="preserve">Figura </w:t>
      </w:r>
      <w:r w:rsidR="008F2327" w:rsidRPr="001028F0">
        <w:rPr>
          <w:color w:val="000000" w:themeColor="text1"/>
        </w:rPr>
        <w:fldChar w:fldCharType="begin"/>
      </w:r>
      <w:r w:rsidRPr="001028F0">
        <w:rPr>
          <w:color w:val="000000" w:themeColor="text1"/>
        </w:rPr>
        <w:instrText xml:space="preserve"> SEQ Figura \* ARABIC </w:instrText>
      </w:r>
      <w:r w:rsidR="008F2327" w:rsidRPr="001028F0">
        <w:rPr>
          <w:color w:val="000000" w:themeColor="text1"/>
        </w:rPr>
        <w:fldChar w:fldCharType="separate"/>
      </w:r>
      <w:r w:rsidR="00082754">
        <w:rPr>
          <w:noProof/>
          <w:color w:val="000000" w:themeColor="text1"/>
        </w:rPr>
        <w:t>1</w:t>
      </w:r>
      <w:r w:rsidR="008F2327" w:rsidRPr="001028F0">
        <w:rPr>
          <w:color w:val="000000" w:themeColor="text1"/>
        </w:rPr>
        <w:fldChar w:fldCharType="end"/>
      </w:r>
      <w:bookmarkEnd w:id="83"/>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r w:rsidRPr="008E6693">
        <w:rPr>
          <w:b/>
          <w:caps/>
        </w:rPr>
        <w:t xml:space="preserve"> </w:t>
      </w:r>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3A5F57">
      <w:pPr>
        <w:spacing w:after="0"/>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del w:id="84" w:author="Vaio" w:date="2015-06-16T23:14:00Z">
        <w:r w:rsidR="00553BA3" w:rsidDel="003B3B1E">
          <w:delText xml:space="preserve"> </w:delText>
        </w:r>
      </w:del>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contenido para obtener la nueva representación de la sintaxis </w:t>
      </w:r>
      <w:r w:rsidR="00553BA3">
        <w:lastRenderedPageBreak/>
        <w:t>abstracta</w:t>
      </w:r>
      <w:ins w:id="85" w:author="Vaio" w:date="2015-06-16T23:15:00Z">
        <w:r w:rsidR="003B3B1E">
          <w:t>.</w:t>
        </w:r>
      </w:ins>
      <w:r w:rsidR="00553BA3">
        <w:t xml:space="preserve"> </w:t>
      </w:r>
      <w:r w:rsidR="003B3B1E">
        <w:t>De manera</w:t>
      </w:r>
      <w:r w:rsidR="00553BA3">
        <w:t xml:space="preserve"> correspondiente</w:t>
      </w:r>
      <w:r w:rsidR="003B3B1E">
        <w:t xml:space="preserve"> también se </w:t>
      </w:r>
      <w:r w:rsidR="00A74B74">
        <w:t>extenderá</w:t>
      </w:r>
      <w:r w:rsidR="003B3B1E">
        <w:t xml:space="preserve"> el</w:t>
      </w:r>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ins w:id="86" w:author="marcazal" w:date="2015-06-24T08:31:00Z">
        <w:r w:rsidR="003315AB">
          <w:rPr>
            <w:b/>
            <w:caps/>
          </w:rPr>
          <w:t>El</w:t>
        </w:r>
      </w:ins>
      <w:commentRangeStart w:id="87"/>
      <w:commentRangeStart w:id="88"/>
      <w:del w:id="89" w:author="marcazal" w:date="2015-06-24T08:31:00Z">
        <w:r w:rsidDel="003315AB">
          <w:rPr>
            <w:b/>
            <w:caps/>
          </w:rPr>
          <w:delText>Los</w:delText>
        </w:r>
      </w:del>
      <w:r w:rsidR="003A5F57" w:rsidRPr="008E6693">
        <w:rPr>
          <w:b/>
          <w:caps/>
        </w:rPr>
        <w:t xml:space="preserve"> metamodelo</w:t>
      </w:r>
      <w:ins w:id="90" w:author="Vaio" w:date="2015-06-16T23:18:00Z">
        <w:del w:id="91" w:author="marcazal" w:date="2015-06-24T08:31:00Z">
          <w:r w:rsidR="003B3B1E" w:rsidDel="003315AB">
            <w:rPr>
              <w:b/>
              <w:caps/>
            </w:rPr>
            <w:delText>s</w:delText>
          </w:r>
        </w:del>
      </w:ins>
      <w:r w:rsidR="003A5F57" w:rsidRPr="008E6693">
        <w:rPr>
          <w:b/>
          <w:caps/>
        </w:rPr>
        <w:t xml:space="preserve"> de contenido</w:t>
      </w:r>
      <w:ins w:id="92" w:author="marcazal" w:date="2015-06-24T08:31:00Z">
        <w:r w:rsidR="003315AB">
          <w:rPr>
            <w:b/>
            <w:caps/>
          </w:rPr>
          <w:t xml:space="preserve"> extendido para moweba</w:t>
        </w:r>
      </w:ins>
      <w:r w:rsidR="003A5F57" w:rsidRPr="008E6693">
        <w:rPr>
          <w:b/>
          <w:caps/>
        </w:rPr>
        <w:t xml:space="preserve"> </w:t>
      </w:r>
      <w:del w:id="93" w:author="marcazal" w:date="2015-06-24T08:31:00Z">
        <w:r w:rsidR="00A25C66" w:rsidDel="003315AB">
          <w:rPr>
            <w:b/>
            <w:caps/>
          </w:rPr>
          <w:delText xml:space="preserve">y </w:delText>
        </w:r>
        <w:r w:rsidR="00A9719F" w:rsidDel="003315AB">
          <w:rPr>
            <w:b/>
            <w:caps/>
          </w:rPr>
          <w:delText xml:space="preserve">Estructura </w:delText>
        </w:r>
        <w:r w:rsidR="003A5F57" w:rsidRPr="008E6693" w:rsidDel="003315AB">
          <w:rPr>
            <w:b/>
            <w:caps/>
          </w:rPr>
          <w:delText>de MoWebA</w:delText>
        </w:r>
      </w:del>
      <w:r w:rsidR="003A5F57" w:rsidRPr="008E6693">
        <w:rPr>
          <w:b/>
          <w:caps/>
        </w:rPr>
        <w:t>.</w:t>
      </w:r>
      <w:commentRangeEnd w:id="87"/>
      <w:r w:rsidR="00633A6A">
        <w:rPr>
          <w:rStyle w:val="Refdecomentario"/>
        </w:rPr>
        <w:commentReference w:id="87"/>
      </w:r>
      <w:commentRangeEnd w:id="88"/>
      <w:r w:rsidR="00A9719F">
        <w:rPr>
          <w:rStyle w:val="Refdecomentario"/>
        </w:rPr>
        <w:commentReference w:id="88"/>
      </w:r>
    </w:p>
    <w:p w:rsidR="008E6693" w:rsidRDefault="008E6693" w:rsidP="003A5F57">
      <w:pPr>
        <w:spacing w:after="0"/>
        <w:rPr>
          <w:b/>
          <w:caps/>
        </w:rPr>
      </w:pPr>
    </w:p>
    <w:p w:rsidR="00DB20E0" w:rsidRDefault="00633A6A" w:rsidP="003A5F57">
      <w:pPr>
        <w:spacing w:after="0"/>
        <w:rPr>
          <w:ins w:id="94" w:author="Vaio" w:date="2015-06-16T23:31:00Z"/>
        </w:rPr>
      </w:pPr>
      <w:del w:id="95" w:author="marcazal" w:date="2015-06-24T08:31:00Z">
        <w:r w:rsidDel="003315AB">
          <w:delText>Los</w:delText>
        </w:r>
        <w:r w:rsidR="008E6693" w:rsidDel="003315AB">
          <w:delText xml:space="preserve"> </w:delText>
        </w:r>
      </w:del>
      <w:ins w:id="96" w:author="marcazal" w:date="2015-06-24T08:31:00Z">
        <w:r w:rsidR="003315AB">
          <w:t xml:space="preserve">El </w:t>
        </w:r>
      </w:ins>
      <w:proofErr w:type="spellStart"/>
      <w:r w:rsidR="008E6693">
        <w:t>metamodelo</w:t>
      </w:r>
      <w:ins w:id="97" w:author="Vaio" w:date="2015-06-16T23:19:00Z">
        <w:del w:id="98" w:author="marcazal" w:date="2015-06-24T08:31:00Z">
          <w:r w:rsidDel="003315AB">
            <w:delText>s</w:delText>
          </w:r>
        </w:del>
      </w:ins>
      <w:del w:id="99" w:author="marcazal" w:date="2015-06-24T08:31:00Z">
        <w:r w:rsidR="008E6693" w:rsidDel="003315AB">
          <w:delText xml:space="preserve"> </w:delText>
        </w:r>
      </w:del>
      <w:r w:rsidR="008E6693">
        <w:t>de</w:t>
      </w:r>
      <w:proofErr w:type="spellEnd"/>
      <w:r w:rsidR="008E6693">
        <w:t xml:space="preserve"> contenido </w:t>
      </w:r>
      <w:ins w:id="100" w:author="marcazal" w:date="2015-06-24T08:31:00Z">
        <w:r w:rsidR="003315AB">
          <w:t xml:space="preserve">extendido </w:t>
        </w:r>
      </w:ins>
      <w:ins w:id="101" w:author="marcazal" w:date="2015-06-24T08:32:00Z">
        <w:r w:rsidR="003315AB">
          <w:t xml:space="preserve">junto al </w:t>
        </w:r>
        <w:proofErr w:type="spellStart"/>
        <w:r w:rsidR="003315AB">
          <w:t>metamodelos</w:t>
        </w:r>
        <w:proofErr w:type="spellEnd"/>
        <w:r w:rsidR="003315AB">
          <w:t xml:space="preserve"> de</w:t>
        </w:r>
      </w:ins>
      <w:del w:id="102" w:author="marcazal" w:date="2015-06-24T08:32:00Z">
        <w:r w:rsidR="003E7FAA" w:rsidDel="003315AB">
          <w:delText>y</w:delText>
        </w:r>
      </w:del>
      <w:r w:rsidR="003E7FAA">
        <w:t xml:space="preserve"> </w:t>
      </w:r>
      <w:commentRangeStart w:id="103"/>
      <w:commentRangeStart w:id="104"/>
      <w:r w:rsidR="00A9719F">
        <w:t>estructura</w:t>
      </w:r>
      <w:r w:rsidR="003E7FAA">
        <w:t xml:space="preserve"> </w:t>
      </w:r>
      <w:commentRangeEnd w:id="103"/>
      <w:r>
        <w:rPr>
          <w:rStyle w:val="Refdecomentario"/>
        </w:rPr>
        <w:commentReference w:id="103"/>
      </w:r>
      <w:commentRangeEnd w:id="104"/>
      <w:r w:rsidR="00A9719F">
        <w:rPr>
          <w:rStyle w:val="Refdecomentario"/>
        </w:rPr>
        <w:commentReference w:id="104"/>
      </w:r>
      <w:r w:rsidR="008E6693">
        <w:t xml:space="preserve">de </w:t>
      </w:r>
      <w:proofErr w:type="spellStart"/>
      <w:r w:rsidR="008E6693">
        <w:t>MoWeba</w:t>
      </w:r>
      <w:proofErr w:type="spellEnd"/>
      <w:r w:rsidR="008E6693">
        <w:t xml:space="preserve"> </w:t>
      </w:r>
      <w:proofErr w:type="gramStart"/>
      <w:r w:rsidR="008E6693">
        <w:t>está</w:t>
      </w:r>
      <w:r>
        <w:t>n</w:t>
      </w:r>
      <w:proofErr w:type="gramEnd"/>
      <w:r w:rsidR="008E6693">
        <w:t xml:space="preserve"> </w:t>
      </w:r>
      <w:r w:rsidR="0038667B">
        <w:t>representado</w:t>
      </w:r>
      <w:r w:rsidR="00DB20E0">
        <w:t>s</w:t>
      </w:r>
      <w:r w:rsidR="003C43DF">
        <w:t xml:space="preserve"> en la </w:t>
      </w:r>
      <w:del w:id="105" w:author="marcazal" w:date="2015-06-24T08:28:00Z">
        <w:r w:rsidR="00966385" w:rsidRPr="009826AB" w:rsidDel="003315AB">
          <w:rPr>
            <w:color w:val="000000" w:themeColor="text1"/>
          </w:rPr>
          <w:delText xml:space="preserve">Figura </w:delText>
        </w:r>
        <w:r w:rsidR="009F73D4" w:rsidDel="003315AB">
          <w:rPr>
            <w:color w:val="000000" w:themeColor="text1"/>
          </w:rPr>
          <w:delText>2</w:delText>
        </w:r>
      </w:del>
      <w:ins w:id="106" w:author="marcazal" w:date="2015-06-24T08:28:00Z">
        <w:r w:rsidR="008F2327">
          <w:rPr>
            <w:color w:val="000000" w:themeColor="text1"/>
          </w:rPr>
          <w:fldChar w:fldCharType="begin"/>
        </w:r>
        <w:r w:rsidR="003315AB">
          <w:rPr>
            <w:color w:val="000000" w:themeColor="text1"/>
          </w:rPr>
          <w:instrText xml:space="preserve"> REF _Ref422897839 \h </w:instrText>
        </w:r>
      </w:ins>
      <w:r w:rsidR="008F2327">
        <w:rPr>
          <w:color w:val="000000" w:themeColor="text1"/>
        </w:rPr>
      </w:r>
      <w:r w:rsidR="008F2327">
        <w:rPr>
          <w:color w:val="000000" w:themeColor="text1"/>
        </w:rPr>
        <w:fldChar w:fldCharType="separate"/>
      </w:r>
      <w:ins w:id="107" w:author="marcazal" w:date="2015-06-24T08:28:00Z">
        <w:r w:rsidR="003315AB" w:rsidRPr="00A15776">
          <w:rPr>
            <w:color w:val="000000" w:themeColor="text1"/>
          </w:rPr>
          <w:t xml:space="preserve">Figura </w:t>
        </w:r>
        <w:r w:rsidR="003315AB">
          <w:rPr>
            <w:noProof/>
            <w:color w:val="000000" w:themeColor="text1"/>
          </w:rPr>
          <w:t>2</w:t>
        </w:r>
        <w:r w:rsidR="008F2327">
          <w:rPr>
            <w:color w:val="000000" w:themeColor="text1"/>
          </w:rPr>
          <w:fldChar w:fldCharType="end"/>
        </w:r>
      </w:ins>
      <w:r w:rsidR="008E6693">
        <w:t>. En</w:t>
      </w:r>
      <w:r>
        <w:t xml:space="preserve"> ellos</w:t>
      </w:r>
      <w:r w:rsidR="008E6693">
        <w:t xml:space="preserve"> se presentan los diversos elementos </w:t>
      </w:r>
      <w:r>
        <w:t>que permiten representar una</w:t>
      </w:r>
      <w:r w:rsidR="009826AB">
        <w:t xml:space="preserve"> interfaz de usuario</w:t>
      </w:r>
      <w:ins w:id="108" w:author="marcazal" w:date="2015-06-24T08:32:00Z">
        <w:r w:rsidR="009E7593">
          <w:t xml:space="preserve"> enriquecida</w:t>
        </w:r>
      </w:ins>
      <w:ins w:id="109" w:author="marcazal" w:date="2015-06-24T08:30:00Z">
        <w:r w:rsidR="003315AB">
          <w:t xml:space="preserve"> </w:t>
        </w:r>
      </w:ins>
      <w:del w:id="110" w:author="marcazal" w:date="2015-06-24T08:30:00Z">
        <w:r w:rsidR="009826AB" w:rsidDel="003315AB">
          <w:delText xml:space="preserve">. </w:delText>
        </w:r>
        <w:r w:rsidR="0038667B" w:rsidDel="003315AB">
          <w:delText>.</w:delText>
        </w:r>
      </w:del>
      <w:r w:rsidR="0038667B">
        <w:t xml:space="preserve"> </w:t>
      </w:r>
    </w:p>
    <w:p w:rsidR="00DB20E0" w:rsidRDefault="00DB20E0" w:rsidP="003A5F57">
      <w:pPr>
        <w:spacing w:after="0"/>
        <w:rPr>
          <w:ins w:id="111" w:author="Ivan Lopez" w:date="2015-06-23T14:55:00Z"/>
        </w:rPr>
      </w:pPr>
    </w:p>
    <w:p w:rsidR="00A74B74" w:rsidDel="00A74B74" w:rsidRDefault="00A74B74" w:rsidP="003A5F57">
      <w:pPr>
        <w:spacing w:after="0"/>
        <w:rPr>
          <w:ins w:id="112" w:author="Vaio" w:date="2015-06-16T23:31:00Z"/>
          <w:del w:id="113" w:author="Ivan Lopez" w:date="2015-06-23T14:58:00Z"/>
        </w:rPr>
      </w:pPr>
      <w:ins w:id="114"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15" w:author="Ivan Lopez" w:date="2015-06-23T14:56:00Z">
        <w:r>
          <w:t>clasificación de los</w:t>
        </w:r>
      </w:ins>
      <w:ins w:id="116" w:author="Ivan Lopez" w:date="2015-06-23T15:21:00Z">
        <w:r w:rsidR="002D162D">
          <w:t xml:space="preserve"> diferentes</w:t>
        </w:r>
      </w:ins>
      <w:ins w:id="117" w:author="Ivan Lopez" w:date="2015-06-23T14:56:00Z">
        <w:r>
          <w:t xml:space="preserve"> elementos de interfaz</w:t>
        </w:r>
      </w:ins>
      <w:ins w:id="118" w:author="Ivan Lopez" w:date="2015-06-23T15:22:00Z">
        <w:r w:rsidR="002D162D">
          <w:t xml:space="preserve">, </w:t>
        </w:r>
      </w:ins>
      <w:ins w:id="119" w:author="Ivan Lopez" w:date="2015-06-23T14:56:00Z">
        <w:r>
          <w:t xml:space="preserve"> </w:t>
        </w:r>
      </w:ins>
      <w:ins w:id="120" w:author="Ivan Lopez" w:date="2015-06-23T14:57:00Z">
        <w:r>
          <w:t>en elementos de entrada, salida  y contro</w:t>
        </w:r>
      </w:ins>
      <w:ins w:id="121" w:author="Ivan Lopez" w:date="2015-06-23T14:58:00Z">
        <w:r>
          <w:t>l</w:t>
        </w:r>
      </w:ins>
      <w:ins w:id="122" w:author="Ivan Lopez" w:date="2015-06-23T15:22:00Z">
        <w:r w:rsidR="002D162D">
          <w:t xml:space="preserve"> respectivamente. Esto fue necesario para establecer un orden dentro de los elementos </w:t>
        </w:r>
      </w:ins>
      <w:ins w:id="123" w:author="Ivan Lopez" w:date="2015-06-23T15:23:00Z">
        <w:r w:rsidR="002D162D">
          <w:t xml:space="preserve">de interfaz y para una mayor claridad dentro del </w:t>
        </w:r>
        <w:proofErr w:type="spellStart"/>
        <w:r w:rsidR="002D162D">
          <w:t>metamodelo</w:t>
        </w:r>
        <w:proofErr w:type="spellEnd"/>
        <w:r w:rsidR="002D162D">
          <w:t xml:space="preserve">  de </w:t>
        </w:r>
        <w:proofErr w:type="spellStart"/>
        <w:r w:rsidR="002D162D">
          <w:t>Contenido</w:t>
        </w:r>
      </w:ins>
      <w:ins w:id="124" w:author="Ivan Lopez" w:date="2015-06-23T15:24:00Z">
        <w:r w:rsidR="002D162D">
          <w:t>.</w:t>
        </w:r>
      </w:ins>
    </w:p>
    <w:p w:rsidR="00DB20E0" w:rsidRDefault="00DB20E0" w:rsidP="003A5F57">
      <w:pPr>
        <w:spacing w:after="0"/>
      </w:pPr>
      <w:ins w:id="125" w:author="Vaio" w:date="2015-06-16T23:29:00Z">
        <w:r>
          <w:t>L</w:t>
        </w:r>
      </w:ins>
      <w:r w:rsidR="0038667B">
        <w:t>os</w:t>
      </w:r>
      <w:proofErr w:type="spellEnd"/>
      <w:r w:rsidR="0038667B">
        <w:t xml:space="preserve"> distintos elementos</w:t>
      </w:r>
      <w:del w:id="126" w:author="Vaio" w:date="2015-06-16T23:29:00Z">
        <w:r w:rsidR="0038667B" w:rsidDel="00DB20E0">
          <w:delText xml:space="preserve"> </w:delText>
        </w:r>
      </w:del>
      <w:r w:rsidR="006237E6">
        <w:t xml:space="preserve"> de interfaz de usuario</w:t>
      </w:r>
      <w:r>
        <w:t xml:space="preserve"> se clasifican</w:t>
      </w:r>
      <w:r w:rsidR="006237E6">
        <w:t xml:space="preserve"> </w:t>
      </w:r>
      <w:r w:rsidR="0038667B">
        <w:t>en</w:t>
      </w:r>
      <w:ins w:id="127" w:author="Vaio" w:date="2015-06-16T23:29:00Z">
        <w:r>
          <w:t>:</w:t>
        </w:r>
      </w:ins>
      <w:del w:id="128" w:author="Vaio" w:date="2015-06-16T23:29:00Z">
        <w:r w:rsidR="009F73D4" w:rsidDel="00DB20E0">
          <w:delText>;</w:delText>
        </w:r>
      </w:del>
      <w:r w:rsidR="0038667B">
        <w:t xml:space="preserve"> </w:t>
      </w:r>
    </w:p>
    <w:p w:rsidR="00DE0D5C" w:rsidRDefault="008F2327">
      <w:pPr>
        <w:pStyle w:val="Prrafodelista"/>
        <w:numPr>
          <w:ilvl w:val="0"/>
          <w:numId w:val="1"/>
        </w:numPr>
        <w:spacing w:after="0"/>
        <w:rPr>
          <w:ins w:id="129" w:author="Vaio" w:date="2015-06-16T23:29:00Z"/>
        </w:rPr>
      </w:pPr>
      <w:commentRangeStart w:id="130"/>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proofErr w:type="gramStart"/>
      <w:r w:rsidR="00A74B74" w:rsidRPr="00195ED6">
        <w:rPr>
          <w:b/>
        </w:rPr>
        <w:t>:</w:t>
      </w:r>
      <w:r w:rsidR="00A74B74">
        <w:rPr>
          <w:b/>
        </w:rPr>
        <w:t xml:space="preserve">  Comprende</w:t>
      </w:r>
      <w:proofErr w:type="gramEnd"/>
      <w:r w:rsidR="00A74B74">
        <w:rPr>
          <w:b/>
        </w:rPr>
        <w:t xml:space="preserve"> a los elementos de interfaz</w:t>
      </w:r>
      <w:r w:rsidR="00195ED6">
        <w:rPr>
          <w:b/>
        </w:rPr>
        <w:t xml:space="preserve"> enriquecidos y tradicionales encargados de desplegar o mostrar información en las páginas de presentación. En esta categoría </w:t>
      </w:r>
      <w:r w:rsidRPr="008F2327">
        <w:rPr>
          <w:lang w:val="es-PY"/>
        </w:rPr>
        <w:t xml:space="preserve">se engloba </w:t>
      </w:r>
      <w:r w:rsidR="00195ED6">
        <w:rPr>
          <w:b/>
        </w:rPr>
        <w:t xml:space="preserve">a los elementos </w:t>
      </w:r>
      <w:r w:rsidRPr="008F2327">
        <w:rPr>
          <w:b/>
        </w:rPr>
        <w:t xml:space="preserve"> </w:t>
      </w:r>
      <w:del w:id="131" w:author="Ivan Lopez" w:date="2015-06-23T15:02:00Z">
        <w:r w:rsidR="006237E6" w:rsidDel="00195ED6">
          <w:delText>(</w:delText>
        </w:r>
      </w:del>
      <w:del w:id="132" w:author="Vaio" w:date="2015-06-16T23:43:00Z">
        <w:r w:rsidR="006237E6" w:rsidDel="00B8527E">
          <w:delText xml:space="preserve"> </w:delText>
        </w:r>
      </w:del>
      <w:proofErr w:type="spellStart"/>
      <w:r w:rsidR="006237E6" w:rsidRPr="00DB20E0">
        <w:rPr>
          <w:i/>
        </w:rPr>
        <w:t>text</w:t>
      </w:r>
      <w:proofErr w:type="spellEnd"/>
      <w:r w:rsidR="006237E6">
        <w:t xml:space="preserve">, </w:t>
      </w:r>
      <w:proofErr w:type="spellStart"/>
      <w:r w:rsidR="006237E6" w:rsidRPr="00DB20E0">
        <w:rPr>
          <w:i/>
        </w:rPr>
        <w:t>htmlText</w:t>
      </w:r>
      <w:proofErr w:type="spellEnd"/>
      <w:r w:rsidR="006237E6">
        <w:t xml:space="preserve"> </w:t>
      </w:r>
      <w:del w:id="133" w:author="Ivan Lopez" w:date="2015-06-23T15:02:00Z">
        <w:r w:rsidR="006237E6" w:rsidDel="00195ED6">
          <w:delText>y</w:delText>
        </w:r>
      </w:del>
      <w:r w:rsidR="006237E6">
        <w:t xml:space="preserve">  </w:t>
      </w:r>
      <w:del w:id="134" w:author="Ivan Lopez" w:date="2015-06-23T15:04:00Z">
        <w:r w:rsidR="006237E6" w:rsidRPr="00DB20E0" w:rsidDel="00195ED6">
          <w:rPr>
            <w:i/>
          </w:rPr>
          <w:delText>m</w:delText>
        </w:r>
      </w:del>
      <w:proofErr w:type="spellStart"/>
      <w:r w:rsidR="006237E6" w:rsidRPr="00DB20E0">
        <w:rPr>
          <w:i/>
        </w:rPr>
        <w:t>ultimedia</w:t>
      </w:r>
      <w:proofErr w:type="spellEnd"/>
      <w:ins w:id="135" w:author="Ivan Lopez" w:date="2015-06-23T15:03:00Z">
        <w:r w:rsidR="00195ED6">
          <w:t xml:space="preserve"> y </w:t>
        </w:r>
      </w:ins>
      <w:proofErr w:type="spellStart"/>
      <w:ins w:id="136" w:author="Ivan Lopez" w:date="2015-06-23T15:04:00Z">
        <w:r w:rsidR="00195ED6">
          <w:rPr>
            <w:i/>
          </w:rPr>
          <w:t>r</w:t>
        </w:r>
      </w:ins>
      <w:ins w:id="137" w:author="Ivan Lopez" w:date="2015-06-23T15:03:00Z">
        <w:r w:rsidRPr="008F2327">
          <w:rPr>
            <w:i/>
          </w:rPr>
          <w:t>ichToolTip</w:t>
        </w:r>
      </w:ins>
      <w:proofErr w:type="spellEnd"/>
      <w:del w:id="138" w:author="Ivan Lopez" w:date="2015-06-23T15:03:00Z">
        <w:r w:rsidR="006237E6" w:rsidDel="00195ED6">
          <w:delText>)</w:delText>
        </w:r>
      </w:del>
      <w:ins w:id="139" w:author="Vaio" w:date="2015-06-16T23:30:00Z">
        <w:del w:id="140" w:author="Ivan Lopez" w:date="2015-06-23T15:03:00Z">
          <w:r w:rsidR="00DB20E0" w:rsidDel="00195ED6">
            <w:delText xml:space="preserve">. </w:delText>
          </w:r>
        </w:del>
      </w:ins>
      <w:del w:id="141" w:author="Vaio" w:date="2015-06-16T23:30:00Z">
        <w:r w:rsidR="006237E6" w:rsidDel="00DB20E0">
          <w:delText xml:space="preserve">, </w:delText>
        </w:r>
      </w:del>
    </w:p>
    <w:p w:rsidR="00DE0D5C" w:rsidRPr="00354C72" w:rsidRDefault="008F2327">
      <w:pPr>
        <w:pStyle w:val="Prrafodelista"/>
        <w:numPr>
          <w:ilvl w:val="0"/>
          <w:numId w:val="1"/>
        </w:numPr>
        <w:spacing w:after="0"/>
        <w:rPr>
          <w:ins w:id="142" w:author="Vaio" w:date="2015-06-16T23:29:00Z"/>
          <w:lang w:val="en-US"/>
        </w:rPr>
      </w:pPr>
      <w:del w:id="143" w:author="Vaio" w:date="2015-06-16T23:30:00Z">
        <w:r w:rsidRPr="008F2327">
          <w:rPr>
            <w:lang w:val="es-PY"/>
          </w:rPr>
          <w:delText xml:space="preserve">elementos </w:delText>
        </w:r>
      </w:del>
      <w:ins w:id="144" w:author="Vaio" w:date="2015-06-16T23:30:00Z">
        <w:r w:rsidRPr="008F2327">
          <w:rPr>
            <w:b/>
            <w:lang w:val="es-PY"/>
          </w:rPr>
          <w:t xml:space="preserve">Elementos </w:t>
        </w:r>
      </w:ins>
      <w:r w:rsidRPr="008F2327">
        <w:rPr>
          <w:b/>
          <w:lang w:val="es-PY"/>
        </w:rPr>
        <w:t>de entrada</w:t>
      </w:r>
      <w:ins w:id="145"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146" w:author="Ivan Lopez" w:date="2015-06-23T15:09:00Z">
        <w:r w:rsidRPr="008F2327">
          <w:rPr>
            <w:b/>
            <w:lang w:val="es-PY"/>
          </w:rPr>
          <w:delText xml:space="preserve"> </w:delText>
        </w:r>
      </w:del>
      <w:ins w:id="147" w:author="Ivan Lopez" w:date="2015-06-23T15:08:00Z">
        <w:r w:rsidRPr="008F2327">
          <w:rPr>
            <w:b/>
            <w:lang w:val="es-PY"/>
          </w:rPr>
          <w:t>:</w:t>
        </w:r>
      </w:ins>
      <w:ins w:id="148" w:author="Ivan Lopez" w:date="2015-06-23T15:09:00Z">
        <w:r w:rsidRPr="008F2327">
          <w:rPr>
            <w:b/>
            <w:lang w:val="es-PY"/>
          </w:rPr>
          <w:t xml:space="preserve"> </w:t>
        </w:r>
        <w:r w:rsidRPr="008F2327">
          <w:rPr>
            <w:lang w:val="es-PY"/>
          </w:rPr>
          <w:t>Comprende a los elementos de interfaz enriquecidos y tradicionales enca</w:t>
        </w:r>
      </w:ins>
      <w:ins w:id="149" w:author="Ivan Lopez" w:date="2015-06-23T15:10:00Z">
        <w:r w:rsidRPr="008F2327">
          <w:rPr>
            <w:lang w:val="es-PY"/>
          </w:rPr>
          <w:t>r</w:t>
        </w:r>
      </w:ins>
      <w:ins w:id="150" w:author="Ivan Lopez" w:date="2015-06-23T15:09:00Z">
        <w:r w:rsidRPr="008F2327">
          <w:rPr>
            <w:lang w:val="es-PY"/>
          </w:rPr>
          <w:t>gad</w:t>
        </w:r>
      </w:ins>
      <w:ins w:id="151" w:author="Ivan Lopez" w:date="2015-06-23T15:12:00Z">
        <w:r w:rsidRPr="008F2327">
          <w:rPr>
            <w:lang w:val="es-PY"/>
          </w:rPr>
          <w:t>a</w:t>
        </w:r>
      </w:ins>
      <w:ins w:id="152" w:author="Ivan Lopez" w:date="2015-06-23T15:09:00Z">
        <w:r w:rsidRPr="008F2327">
          <w:rPr>
            <w:lang w:val="es-PY"/>
          </w:rPr>
          <w:t>s de</w:t>
        </w:r>
      </w:ins>
      <w:ins w:id="153" w:author="Ivan Lopez" w:date="2015-06-23T15:10:00Z">
        <w:r w:rsidRPr="008F2327">
          <w:rPr>
            <w:lang w:val="es-PY"/>
          </w:rPr>
          <w:t xml:space="preserve"> obtener una entrada desde la interfaz de usuario</w:t>
        </w:r>
      </w:ins>
      <w:ins w:id="154" w:author="Ivan Lopez" w:date="2015-06-23T15:13:00Z">
        <w:r w:rsidRPr="008F2327">
          <w:rPr>
            <w:lang w:val="es-PY"/>
          </w:rPr>
          <w:t xml:space="preserve">. </w:t>
        </w:r>
        <w:r w:rsidRPr="008F2327">
          <w:rPr>
            <w:lang w:val="en-US"/>
          </w:rPr>
          <w:t xml:space="preserve">En </w:t>
        </w:r>
      </w:ins>
      <w:proofErr w:type="spellStart"/>
      <w:ins w:id="155" w:author="Ivan Lopez" w:date="2015-06-23T15:14:00Z">
        <w:r w:rsidRPr="008F2327">
          <w:rPr>
            <w:lang w:val="en-US"/>
          </w:rPr>
          <w:t>esta</w:t>
        </w:r>
        <w:proofErr w:type="spellEnd"/>
        <w:r w:rsidRPr="008F2327">
          <w:rPr>
            <w:lang w:val="en-US"/>
          </w:rPr>
          <w:t xml:space="preserve"> </w:t>
        </w:r>
        <w:proofErr w:type="spellStart"/>
        <w:r w:rsidRPr="008F2327">
          <w:rPr>
            <w:lang w:val="en-US"/>
          </w:rPr>
          <w:t>categoria</w:t>
        </w:r>
        <w:proofErr w:type="spellEnd"/>
        <w:r w:rsidRPr="008F2327">
          <w:rPr>
            <w:lang w:val="en-US"/>
          </w:rPr>
          <w:t xml:space="preserve"> </w:t>
        </w:r>
      </w:ins>
      <w:ins w:id="156" w:author="Ivan Lopez" w:date="2015-06-23T15:21:00Z">
        <w:r w:rsidR="002D162D">
          <w:rPr>
            <w:lang w:val="en-US"/>
          </w:rPr>
          <w:t xml:space="preserve">se </w:t>
        </w:r>
        <w:proofErr w:type="spellStart"/>
        <w:r w:rsidR="002D162D">
          <w:rPr>
            <w:lang w:val="en-US"/>
          </w:rPr>
          <w:t>engloba</w:t>
        </w:r>
      </w:ins>
      <w:proofErr w:type="spellEnd"/>
      <w:ins w:id="157" w:author="Ivan Lopez" w:date="2015-06-23T15:14:00Z">
        <w:r w:rsidRPr="008F2327">
          <w:rPr>
            <w:lang w:val="en-US"/>
          </w:rPr>
          <w:t xml:space="preserve"> a los </w:t>
        </w:r>
        <w:proofErr w:type="spellStart"/>
        <w:r w:rsidRPr="008F2327">
          <w:rPr>
            <w:lang w:val="en-US"/>
          </w:rPr>
          <w:t>elementos</w:t>
        </w:r>
        <w:proofErr w:type="spellEnd"/>
        <w:r w:rsidRPr="008F2327">
          <w:rPr>
            <w:lang w:val="en-US"/>
          </w:rPr>
          <w:t xml:space="preserve"> </w:t>
        </w:r>
      </w:ins>
      <w:del w:id="158" w:author="Ivan Lopez" w:date="2015-06-23T15:14:00Z">
        <w:r w:rsidR="00867D80" w:rsidRPr="00354C72" w:rsidDel="00354C72">
          <w:rPr>
            <w:lang w:val="en-US"/>
          </w:rPr>
          <w:delText>(</w:delText>
        </w:r>
      </w:del>
      <w:proofErr w:type="spellStart"/>
      <w:r w:rsidR="00867D80" w:rsidRPr="00354C72">
        <w:rPr>
          <w:i/>
          <w:lang w:val="en-US"/>
        </w:rPr>
        <w:t>textIn</w:t>
      </w:r>
      <w:del w:id="159" w:author="Vaio" w:date="2015-06-16T23:43:00Z">
        <w:r w:rsidR="00867D80" w:rsidRPr="00354C72">
          <w:rPr>
            <w:i/>
            <w:lang w:val="en-US"/>
          </w:rPr>
          <w:delText>m</w:delText>
        </w:r>
      </w:del>
      <w:r w:rsidR="00867D80" w:rsidRPr="00354C72">
        <w:rPr>
          <w:i/>
          <w:lang w:val="en-US"/>
        </w:rPr>
        <w:t>puts</w:t>
      </w:r>
      <w:proofErr w:type="spellEnd"/>
      <w:r w:rsidR="00867D80" w:rsidRPr="00354C72">
        <w:rPr>
          <w:lang w:val="en-US"/>
        </w:rPr>
        <w:t xml:space="preserve">, </w:t>
      </w:r>
      <w:r w:rsidR="00867D80" w:rsidRPr="00354C72">
        <w:rPr>
          <w:i/>
          <w:lang w:val="en-US"/>
        </w:rPr>
        <w:t>list</w:t>
      </w:r>
      <w:r w:rsidR="00867D80" w:rsidRPr="00354C72">
        <w:rPr>
          <w:lang w:val="en-US"/>
        </w:rPr>
        <w:t xml:space="preserve">, </w:t>
      </w:r>
      <w:proofErr w:type="spellStart"/>
      <w:r w:rsidR="00867D80" w:rsidRPr="00354C72">
        <w:rPr>
          <w:i/>
          <w:lang w:val="en-US"/>
        </w:rPr>
        <w:t>richAutoSuggest</w:t>
      </w:r>
      <w:proofErr w:type="spellEnd"/>
      <w:r w:rsidR="00867D80" w:rsidRPr="00354C72">
        <w:rPr>
          <w:lang w:val="en-US"/>
        </w:rPr>
        <w:t xml:space="preserve">, </w:t>
      </w:r>
      <w:proofErr w:type="spellStart"/>
      <w:r w:rsidR="00867D80" w:rsidRPr="00354C72">
        <w:rPr>
          <w:i/>
          <w:lang w:val="en-US"/>
        </w:rPr>
        <w:t>richDatePicker</w:t>
      </w:r>
      <w:proofErr w:type="spellEnd"/>
      <w:r w:rsidR="00867D80" w:rsidRPr="00354C72">
        <w:rPr>
          <w:lang w:val="en-US"/>
        </w:rPr>
        <w:t xml:space="preserve"> y </w:t>
      </w:r>
      <w:proofErr w:type="spellStart"/>
      <w:r w:rsidR="00867D80" w:rsidRPr="00354C72">
        <w:rPr>
          <w:i/>
          <w:lang w:val="en-US"/>
        </w:rPr>
        <w:t>richFieldLiveValidation</w:t>
      </w:r>
      <w:proofErr w:type="spellEnd"/>
      <w:r w:rsidR="00867D80" w:rsidRPr="00354C72">
        <w:rPr>
          <w:lang w:val="en-US"/>
        </w:rPr>
        <w:t xml:space="preserve">). </w:t>
      </w:r>
    </w:p>
    <w:p w:rsidR="00DE0D5C" w:rsidRDefault="008F2327">
      <w:pPr>
        <w:pStyle w:val="Prrafodelista"/>
        <w:numPr>
          <w:ilvl w:val="0"/>
          <w:numId w:val="1"/>
        </w:numPr>
        <w:spacing w:after="0"/>
        <w:rPr>
          <w:ins w:id="160" w:author="Ivan Lopez" w:date="2015-06-23T15:24:00Z"/>
        </w:rPr>
      </w:pPr>
      <w:r w:rsidRPr="008F2327">
        <w:rPr>
          <w:b/>
          <w:i/>
        </w:rPr>
        <w:t>Elementos de control</w:t>
      </w:r>
      <w:ins w:id="161" w:author="Ivan Lopez" w:date="2015-06-23T15:15:00Z">
        <w:r w:rsidRPr="008F2327">
          <w:rPr>
            <w:b/>
            <w:i/>
          </w:rPr>
          <w:t xml:space="preserve"> </w:t>
        </w:r>
      </w:ins>
      <w:ins w:id="162" w:author="Ivan Lopez" w:date="2015-06-23T15:16:00Z">
        <w:r w:rsidRPr="008F2327">
          <w:rPr>
            <w:b/>
          </w:rPr>
          <w:t>(</w:t>
        </w:r>
      </w:ins>
      <w:proofErr w:type="spellStart"/>
      <w:ins w:id="163" w:author="Ivan Lopez" w:date="2015-06-23T15:15:00Z">
        <w:r w:rsidRPr="008F2327">
          <w:rPr>
            <w:b/>
            <w:i/>
          </w:rPr>
          <w:t>controlElements</w:t>
        </w:r>
        <w:proofErr w:type="spellEnd"/>
        <w:r w:rsidRPr="008F2327">
          <w:rPr>
            <w:b/>
          </w:rPr>
          <w:t>)</w:t>
        </w:r>
        <w:proofErr w:type="gramStart"/>
        <w:r w:rsidRPr="008F2327">
          <w:rPr>
            <w:b/>
            <w:i/>
          </w:rPr>
          <w:t>:</w:t>
        </w:r>
      </w:ins>
      <w:ins w:id="164" w:author="Ivan Lopez" w:date="2015-06-23T15:16:00Z">
        <w:r w:rsidR="00354C72">
          <w:rPr>
            <w:b/>
            <w:i/>
          </w:rPr>
          <w:t xml:space="preserve"> </w:t>
        </w:r>
      </w:ins>
      <w:r w:rsidR="006237E6">
        <w:t xml:space="preserve"> </w:t>
      </w:r>
      <w:ins w:id="165" w:author="Ivan Lopez" w:date="2015-06-23T15:16:00Z">
        <w:r w:rsidR="00354C72">
          <w:t>Comprende</w:t>
        </w:r>
        <w:proofErr w:type="gramEnd"/>
        <w:r w:rsidR="00354C72">
          <w:t xml:space="preserve"> a los elementos de interfaz </w:t>
        </w:r>
      </w:ins>
      <w:ins w:id="166" w:author="Ivan Lopez" w:date="2015-06-23T15:17:00Z">
        <w:r w:rsidR="00354C72">
          <w:t>tradicionales encargad</w:t>
        </w:r>
      </w:ins>
      <w:ins w:id="167" w:author="Ivan Lopez" w:date="2015-06-23T15:19:00Z">
        <w:r w:rsidR="00354C72">
          <w:t>o</w:t>
        </w:r>
      </w:ins>
      <w:ins w:id="168" w:author="Ivan Lopez" w:date="2015-06-23T15:17:00Z">
        <w:r w:rsidR="00354C72">
          <w:t>s de obtener una orden</w:t>
        </w:r>
      </w:ins>
      <w:ins w:id="169" w:author="Ivan Lopez" w:date="2015-06-23T15:19:00Z">
        <w:r w:rsidR="00354C72">
          <w:t xml:space="preserve"> de</w:t>
        </w:r>
      </w:ins>
      <w:ins w:id="170" w:author="Ivan Lopez" w:date="2015-06-23T15:17:00Z">
        <w:r w:rsidR="00354C72">
          <w:t xml:space="preserve"> navegaci</w:t>
        </w:r>
      </w:ins>
      <w:ins w:id="171" w:author="Ivan Lopez" w:date="2015-06-23T15:18:00Z">
        <w:r w:rsidR="00354C72">
          <w:t xml:space="preserve">ón o </w:t>
        </w:r>
      </w:ins>
      <w:ins w:id="172" w:author="Ivan Lopez" w:date="2015-06-23T15:20:00Z">
        <w:r w:rsidR="00354C72">
          <w:t>cambio</w:t>
        </w:r>
      </w:ins>
      <w:ins w:id="173" w:author="Ivan Lopez" w:date="2015-06-23T15:18:00Z">
        <w:r w:rsidR="00354C72">
          <w:t xml:space="preserve"> de página</w:t>
        </w:r>
      </w:ins>
      <w:ins w:id="174" w:author="Ivan Lopez" w:date="2015-06-23T15:20:00Z">
        <w:r w:rsidR="00354C72">
          <w:t xml:space="preserve">. En esta categoría </w:t>
        </w:r>
      </w:ins>
      <w:ins w:id="175" w:author="Ivan Lopez" w:date="2015-06-23T15:21:00Z">
        <w:r w:rsidRPr="008F2327">
          <w:rPr>
            <w:lang w:val="es-PY"/>
          </w:rPr>
          <w:t xml:space="preserve">se engloba </w:t>
        </w:r>
      </w:ins>
      <w:ins w:id="176" w:author="Ivan Lopez" w:date="2015-06-23T15:20:00Z">
        <w:r w:rsidR="00354C72">
          <w:t xml:space="preserve">a los elementos </w:t>
        </w:r>
      </w:ins>
      <w:del w:id="177"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178" w:author="Ivan Lopez" w:date="2015-06-23T15:20:00Z">
        <w:r w:rsidR="006237E6" w:rsidDel="00354C72">
          <w:delText>)</w:delText>
        </w:r>
      </w:del>
      <w:r w:rsidR="0086176A">
        <w:t xml:space="preserve">. </w:t>
      </w:r>
      <w:commentRangeEnd w:id="130"/>
      <w:r w:rsidR="00DB20E0">
        <w:rPr>
          <w:rStyle w:val="Refdecomentario"/>
        </w:rPr>
        <w:commentReference w:id="130"/>
      </w:r>
    </w:p>
    <w:p w:rsidR="008F2327" w:rsidRDefault="008F2327" w:rsidP="008F2327">
      <w:pPr>
        <w:pStyle w:val="Prrafodelista"/>
        <w:spacing w:after="0"/>
        <w:rPr>
          <w:ins w:id="179" w:author="Vaio" w:date="2015-06-16T23:30:00Z"/>
          <w:del w:id="180" w:author="Ivan Lopez" w:date="2015-06-23T16:34:00Z"/>
        </w:rPr>
      </w:pPr>
    </w:p>
    <w:p w:rsidR="008E6693" w:rsidDel="000C133C" w:rsidRDefault="008E6693" w:rsidP="00DB20E0">
      <w:pPr>
        <w:spacing w:after="0"/>
        <w:rPr>
          <w:del w:id="181" w:author="Ivan Lopez" w:date="2015-06-23T16:34:00Z"/>
        </w:rPr>
      </w:pPr>
    </w:p>
    <w:p w:rsidR="00D35B84" w:rsidRDefault="00D35B84" w:rsidP="003A5F57">
      <w:pPr>
        <w:spacing w:after="0"/>
      </w:pPr>
    </w:p>
    <w:p w:rsidR="005E75A2" w:rsidRPr="00162626" w:rsidRDefault="0042710D" w:rsidP="003A5F57">
      <w:pPr>
        <w:spacing w:after="0"/>
        <w:rPr>
          <w:ins w:id="182" w:author="marcazal" w:date="2015-06-24T07:47:00Z"/>
        </w:rPr>
      </w:pPr>
      <w:r>
        <w:t>Como parte de las extensiones llevadas a cabo</w:t>
      </w:r>
      <w:r w:rsidR="00F15C87">
        <w:t xml:space="preserve"> a </w:t>
      </w:r>
      <w:proofErr w:type="spellStart"/>
      <w:r w:rsidR="00F15C87">
        <w:t>MoWebA</w:t>
      </w:r>
      <w:proofErr w:type="spellEnd"/>
      <w:r w:rsidR="006416A3">
        <w:t>, t</w:t>
      </w:r>
      <w:r w:rsidR="00ED34E5">
        <w:t xml:space="preserve">ambién se encuentran los </w:t>
      </w:r>
      <w:proofErr w:type="spellStart"/>
      <w:ins w:id="183" w:author="marcazal" w:date="2015-06-24T07:47:00Z">
        <w:r w:rsidR="005E75A2">
          <w:t>richAccordion</w:t>
        </w:r>
        <w:proofErr w:type="spellEnd"/>
        <w:r w:rsidR="005E75A2">
          <w:t xml:space="preserve"> y los </w:t>
        </w:r>
        <w:proofErr w:type="spellStart"/>
        <w:r w:rsidR="005E75A2">
          <w:t>richTabs</w:t>
        </w:r>
        <w:proofErr w:type="spellEnd"/>
        <w:r w:rsidR="005E75A2">
          <w:t>, que pue</w:t>
        </w:r>
        <w:r w:rsidR="00162626">
          <w:t>den tener uno o varios paneles</w:t>
        </w:r>
      </w:ins>
      <w:ins w:id="184" w:author="marcazal" w:date="2015-06-24T08:11:00Z">
        <w:r w:rsidR="00162626">
          <w:t xml:space="preserve"> (</w:t>
        </w:r>
      </w:ins>
      <w:proofErr w:type="spellStart"/>
      <w:ins w:id="185" w:author="marcazal" w:date="2015-06-24T07:47:00Z">
        <w:r w:rsidR="008F2327" w:rsidRPr="008F2327">
          <w:rPr>
            <w:i/>
          </w:rPr>
          <w:t>Panels</w:t>
        </w:r>
      </w:ins>
      <w:proofErr w:type="spellEnd"/>
      <w:ins w:id="186" w:author="marcazal" w:date="2015-06-24T08:11:00Z">
        <w:r w:rsidR="00162626">
          <w:rPr>
            <w:i/>
          </w:rPr>
          <w:t>)</w:t>
        </w:r>
      </w:ins>
      <w:ins w:id="187"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xml:space="preserve">, permite aglomerar a muchos elementos de interfaz </w:t>
        </w:r>
        <w:proofErr w:type="spellStart"/>
        <w:r w:rsidR="008F2327" w:rsidRPr="008F2327">
          <w:rPr>
            <w:i/>
          </w:rPr>
          <w:t>compositeUIElement</w:t>
        </w:r>
      </w:ins>
      <w:proofErr w:type="spellEnd"/>
      <w:ins w:id="188" w:author="marcazal" w:date="2015-06-24T08:01:00Z">
        <w:r w:rsidR="004447A8">
          <w:rPr>
            <w:i/>
          </w:rPr>
          <w:t>.</w:t>
        </w:r>
        <w:r w:rsidR="004447A8">
          <w:t xml:space="preserve"> El atributo </w:t>
        </w:r>
      </w:ins>
      <w:proofErr w:type="spellStart"/>
      <w:ins w:id="189" w:author="marcazal" w:date="2015-06-24T08:02:00Z">
        <w:r w:rsidR="008F2327" w:rsidRPr="008F2327">
          <w:rPr>
            <w:i/>
          </w:rPr>
          <w:t>defaultPanelNumber</w:t>
        </w:r>
        <w:proofErr w:type="spellEnd"/>
        <w:r w:rsidR="00162626">
          <w:t xml:space="preserve">, permite establecer </w:t>
        </w:r>
      </w:ins>
      <w:ins w:id="190" w:author="marcazal" w:date="2015-06-24T08:13:00Z">
        <w:r w:rsidR="00E55184">
          <w:t>cuál</w:t>
        </w:r>
      </w:ins>
      <w:ins w:id="191" w:author="marcazal" w:date="2015-06-24T08:02:00Z">
        <w:r w:rsidR="00162626">
          <w:t xml:space="preserve"> de los </w:t>
        </w:r>
        <w:proofErr w:type="spellStart"/>
        <w:r w:rsidR="008F2327" w:rsidRPr="008F2327">
          <w:rPr>
            <w:i/>
          </w:rPr>
          <w:t>Panels</w:t>
        </w:r>
      </w:ins>
      <w:proofErr w:type="spellEnd"/>
      <w:ins w:id="192" w:author="marcazal" w:date="2015-06-24T08:12:00Z">
        <w:r w:rsidR="00162626">
          <w:rPr>
            <w:i/>
          </w:rPr>
          <w:t xml:space="preserve"> </w:t>
        </w:r>
        <w:r w:rsidR="008F2327" w:rsidRPr="008F2327">
          <w:t>existentes</w:t>
        </w:r>
        <w:r w:rsidR="00162626">
          <w:t xml:space="preserve"> en un </w:t>
        </w:r>
        <w:proofErr w:type="spellStart"/>
        <w:r w:rsidR="008F2327" w:rsidRPr="008F2327">
          <w:rPr>
            <w:i/>
          </w:rPr>
          <w:t>richAccordion</w:t>
        </w:r>
        <w:proofErr w:type="spellEnd"/>
        <w:r w:rsidR="00162626">
          <w:t xml:space="preserve"> o </w:t>
        </w:r>
        <w:proofErr w:type="spellStart"/>
        <w:r w:rsidR="008F2327" w:rsidRPr="008F2327">
          <w:rPr>
            <w:i/>
          </w:rPr>
          <w:t>richTabs</w:t>
        </w:r>
      </w:ins>
      <w:proofErr w:type="spellEnd"/>
      <w:ins w:id="193" w:author="marcazal" w:date="2015-06-24T08:03:00Z">
        <w:r w:rsidR="00162626">
          <w:t xml:space="preserve">, </w:t>
        </w:r>
      </w:ins>
      <w:ins w:id="194" w:author="marcazal" w:date="2015-06-24T08:11:00Z">
        <w:r w:rsidR="00162626">
          <w:t>se desplegar</w:t>
        </w:r>
      </w:ins>
      <w:ins w:id="195" w:author="marcazal" w:date="2015-06-24T08:12:00Z">
        <w:r w:rsidR="00162626">
          <w:t>á primeramente por omisión</w:t>
        </w:r>
      </w:ins>
      <w:ins w:id="196" w:author="marcazal" w:date="2015-06-24T08:13:00Z">
        <w:r w:rsidR="00E55184">
          <w:t>.</w:t>
        </w:r>
      </w:ins>
    </w:p>
    <w:p w:rsidR="00727837" w:rsidDel="004447A8" w:rsidRDefault="00727837" w:rsidP="003A5F57">
      <w:pPr>
        <w:spacing w:after="0"/>
        <w:rPr>
          <w:del w:id="197" w:author="Ivan Lopez" w:date="2015-06-23T16:14:00Z"/>
        </w:rPr>
      </w:pPr>
    </w:p>
    <w:p w:rsidR="008E6693" w:rsidDel="00207B1C" w:rsidRDefault="008E6693" w:rsidP="00A15776">
      <w:pPr>
        <w:keepNext/>
        <w:spacing w:after="0"/>
        <w:rPr>
          <w:del w:id="198" w:author="Vaio" w:date="2015-06-16T23:50:00Z"/>
          <w:noProof/>
          <w:lang w:val="es-PY" w:eastAsia="es-PY"/>
        </w:rPr>
      </w:pPr>
    </w:p>
    <w:p w:rsidR="00207B1C" w:rsidRDefault="00207B1C" w:rsidP="003A5F57">
      <w:pPr>
        <w:spacing w:after="0"/>
        <w:rPr>
          <w:ins w:id="199" w:author="Vaio" w:date="2015-06-16T23:50:00Z"/>
        </w:rPr>
      </w:pPr>
    </w:p>
    <w:p w:rsidR="00A15776" w:rsidRDefault="00A15776" w:rsidP="00A15776">
      <w:pPr>
        <w:keepNext/>
        <w:spacing w:after="0"/>
      </w:pPr>
      <w:r>
        <w:rPr>
          <w:noProof/>
          <w:lang w:val="es-PY" w:eastAsia="es-PY"/>
        </w:rPr>
        <w:lastRenderedPageBreak/>
        <w:drawing>
          <wp:inline distT="0" distB="0" distL="0" distR="0">
            <wp:extent cx="5393352" cy="4667140"/>
            <wp:effectExtent l="19050" t="0" r="0" b="0"/>
            <wp:docPr id="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a:off x="0" y="0"/>
                      <a:ext cx="5400040" cy="4672927"/>
                    </a:xfrm>
                    <a:prstGeom prst="rect">
                      <a:avLst/>
                    </a:prstGeom>
                  </pic:spPr>
                </pic:pic>
              </a:graphicData>
            </a:graphic>
          </wp:inline>
        </w:drawing>
      </w:r>
    </w:p>
    <w:p w:rsidR="00A15776" w:rsidRDefault="00A15776" w:rsidP="00A15776">
      <w:pPr>
        <w:pStyle w:val="Epgrafe"/>
        <w:ind w:left="1416" w:firstLine="708"/>
        <w:rPr>
          <w:ins w:id="200" w:author="Ivan Lopez" w:date="2015-06-23T16:13:00Z"/>
          <w:b w:val="0"/>
          <w:color w:val="000000" w:themeColor="text1"/>
        </w:rPr>
      </w:pPr>
      <w:bookmarkStart w:id="201" w:name="_Ref422897839"/>
      <w:commentRangeStart w:id="202"/>
      <w:r w:rsidRPr="00A15776">
        <w:rPr>
          <w:color w:val="000000" w:themeColor="text1"/>
        </w:rPr>
        <w:t xml:space="preserve">Figura </w:t>
      </w:r>
      <w:r w:rsidR="008F2327" w:rsidRPr="00A15776">
        <w:rPr>
          <w:color w:val="000000" w:themeColor="text1"/>
        </w:rPr>
        <w:fldChar w:fldCharType="begin"/>
      </w:r>
      <w:r w:rsidRPr="00A15776">
        <w:rPr>
          <w:color w:val="000000" w:themeColor="text1"/>
        </w:rPr>
        <w:instrText xml:space="preserve"> SEQ Figura \* ARABIC </w:instrText>
      </w:r>
      <w:r w:rsidR="008F2327" w:rsidRPr="00A15776">
        <w:rPr>
          <w:color w:val="000000" w:themeColor="text1"/>
        </w:rPr>
        <w:fldChar w:fldCharType="separate"/>
      </w:r>
      <w:r w:rsidR="00082754">
        <w:rPr>
          <w:noProof/>
          <w:color w:val="000000" w:themeColor="text1"/>
        </w:rPr>
        <w:t>2</w:t>
      </w:r>
      <w:r w:rsidR="008F2327" w:rsidRPr="00A15776">
        <w:rPr>
          <w:color w:val="000000" w:themeColor="text1"/>
        </w:rPr>
        <w:fldChar w:fldCharType="end"/>
      </w:r>
      <w:bookmarkEnd w:id="201"/>
      <w:r w:rsidRPr="00A15776">
        <w:rPr>
          <w:b w:val="0"/>
          <w:color w:val="000000" w:themeColor="text1"/>
        </w:rPr>
        <w:t xml:space="preserve"> </w:t>
      </w:r>
      <w:proofErr w:type="spellStart"/>
      <w:r w:rsidRPr="00A15776">
        <w:rPr>
          <w:b w:val="0"/>
          <w:color w:val="000000" w:themeColor="text1"/>
        </w:rPr>
        <w:t>Metamodelo</w:t>
      </w:r>
      <w:proofErr w:type="spellEnd"/>
      <w:r w:rsidRPr="00A15776">
        <w:rPr>
          <w:b w:val="0"/>
          <w:color w:val="000000" w:themeColor="text1"/>
        </w:rPr>
        <w:t xml:space="preserve"> de contenido y </w:t>
      </w:r>
      <w:commentRangeEnd w:id="202"/>
      <w:r w:rsidR="00CD7ED1">
        <w:rPr>
          <w:b w:val="0"/>
          <w:color w:val="000000" w:themeColor="text1"/>
        </w:rPr>
        <w:t>estructura</w:t>
      </w:r>
      <w:r w:rsidR="009C5EF1">
        <w:rPr>
          <w:rStyle w:val="Refdecomentario"/>
          <w:b w:val="0"/>
          <w:bCs w:val="0"/>
          <w:color w:val="auto"/>
        </w:rPr>
        <w:commentReference w:id="202"/>
      </w:r>
    </w:p>
    <w:p w:rsidR="004447A8" w:rsidRDefault="004447A8" w:rsidP="004447A8">
      <w:pPr>
        <w:spacing w:after="0"/>
        <w:rPr>
          <w:ins w:id="203" w:author="marcazal" w:date="2015-06-24T07:58:00Z"/>
        </w:rPr>
      </w:pPr>
      <w:ins w:id="204" w:author="marcazal" w:date="2015-06-24T07:58:00Z">
        <w:r>
          <w:t xml:space="preserve">A continuación se describen cada uno de los elementos que forman parte de la extensión al </w:t>
        </w:r>
        <w:proofErr w:type="spellStart"/>
        <w:r>
          <w:t>metamodelo</w:t>
        </w:r>
        <w:proofErr w:type="spellEnd"/>
        <w:r>
          <w:t xml:space="preserve"> de contenido de </w:t>
        </w:r>
        <w:proofErr w:type="spellStart"/>
        <w:r>
          <w:t>MoWebA</w:t>
        </w:r>
        <w:proofErr w:type="spellEnd"/>
        <w:r>
          <w:t>.</w:t>
        </w:r>
      </w:ins>
    </w:p>
    <w:p w:rsidR="004447A8" w:rsidRDefault="004447A8" w:rsidP="00865E0E">
      <w:pPr>
        <w:spacing w:after="0"/>
        <w:rPr>
          <w:ins w:id="205" w:author="marcazal" w:date="2015-06-24T07:58:00Z"/>
          <w:b/>
        </w:rPr>
      </w:pPr>
    </w:p>
    <w:p w:rsidR="00865E0E" w:rsidRDefault="00865E0E" w:rsidP="00865E0E">
      <w:pPr>
        <w:spacing w:after="0"/>
        <w:rPr>
          <w:ins w:id="206" w:author="Ivan Lopez" w:date="2015-06-23T16:13:00Z"/>
          <w:b/>
        </w:rPr>
      </w:pPr>
      <w:ins w:id="207" w:author="Ivan Lopez" w:date="2015-06-23T16:13:00Z">
        <w:r>
          <w:rPr>
            <w:b/>
          </w:rPr>
          <w:t xml:space="preserve">3.3.1 </w:t>
        </w:r>
        <w:commentRangeStart w:id="208"/>
        <w:proofErr w:type="spellStart"/>
        <w:r>
          <w:rPr>
            <w:b/>
          </w:rPr>
          <w:t>R</w:t>
        </w:r>
        <w:r w:rsidRPr="004312FC">
          <w:rPr>
            <w:b/>
          </w:rPr>
          <w:t>ichAutoSuggest</w:t>
        </w:r>
        <w:commentRangeEnd w:id="208"/>
        <w:proofErr w:type="spellEnd"/>
        <w:r>
          <w:rPr>
            <w:rStyle w:val="Refdecomentario"/>
          </w:rPr>
          <w:commentReference w:id="208"/>
        </w:r>
      </w:ins>
    </w:p>
    <w:p w:rsidR="00865E0E" w:rsidRDefault="00865E0E" w:rsidP="00865E0E">
      <w:pPr>
        <w:spacing w:after="0"/>
        <w:rPr>
          <w:ins w:id="209" w:author="Ivan Lopez" w:date="2015-06-23T16:13:00Z"/>
        </w:rPr>
      </w:pPr>
    </w:p>
    <w:p w:rsidR="00865E0E" w:rsidDel="009E7593" w:rsidRDefault="00397E8F" w:rsidP="00865E0E">
      <w:pPr>
        <w:spacing w:after="0"/>
        <w:rPr>
          <w:ins w:id="210" w:author="Ivan Lopez" w:date="2015-06-23T16:13:00Z"/>
          <w:del w:id="211" w:author="marcazal" w:date="2015-06-24T08:34:00Z"/>
        </w:rPr>
      </w:pPr>
      <w:ins w:id="212" w:author="Ivan Lopez" w:date="2015-06-23T16:13:00Z">
        <w:r>
          <w:rPr>
            <w:noProof/>
            <w:lang w:val="es-PY" w:eastAsia="es-PY"/>
          </w:rPr>
          <w:drawing>
            <wp:anchor distT="0" distB="0" distL="114300" distR="114300" simplePos="0" relativeHeight="251665408" behindDoc="1" locked="0" layoutInCell="1" allowOverlap="1">
              <wp:simplePos x="0" y="0"/>
              <wp:positionH relativeFrom="column">
                <wp:posOffset>3543935</wp:posOffset>
              </wp:positionH>
              <wp:positionV relativeFrom="paragraph">
                <wp:posOffset>69215</wp:posOffset>
              </wp:positionV>
              <wp:extent cx="1644650" cy="2179320"/>
              <wp:effectExtent l="19050" t="0" r="0" b="0"/>
              <wp:wrapTight wrapText="bothSides">
                <wp:wrapPolygon edited="0">
                  <wp:start x="-250" y="0"/>
                  <wp:lineTo x="-250" y="21336"/>
                  <wp:lineTo x="21517" y="21336"/>
                  <wp:lineTo x="21517" y="0"/>
                  <wp:lineTo x="-250" y="0"/>
                </wp:wrapPolygon>
              </wp:wrapTight>
              <wp:docPr id="6"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stretch>
                        <a:fillRect/>
                      </a:stretch>
                    </pic:blipFill>
                    <pic:spPr>
                      <a:xfrm>
                        <a:off x="0" y="0"/>
                        <a:ext cx="1644650" cy="2179320"/>
                      </a:xfrm>
                      <a:prstGeom prst="rect">
                        <a:avLst/>
                      </a:prstGeom>
                    </pic:spPr>
                  </pic:pic>
                </a:graphicData>
              </a:graphic>
            </wp:anchor>
          </w:drawing>
        </w:r>
        <w:r w:rsidR="008F2327" w:rsidRPr="008F2327">
          <w:rPr>
            <w:noProof/>
          </w:rPr>
          <w:pict>
            <v:shapetype id="_x0000_t202" coordsize="21600,21600" o:spt="202" path="m,l,21600r21600,l21600,xe">
              <v:stroke joinstyle="miter"/>
              <v:path gradientshapeok="t" o:connecttype="rect"/>
            </v:shapetype>
            <v:shape id="_x0000_s1029" type="#_x0000_t202" style="position:absolute;margin-left:257.4pt;margin-top:182.15pt;width:152.1pt;height:.05pt;z-index:251666432;mso-position-horizontal-relative:text;mso-position-vertical-relative:text" wrapcoords="-106 0 -106 20829 21600 20829 21600 0 -106 0" stroked="f">
              <v:textbox style="mso-fit-shape-to-text:t" inset="0,0,0,0">
                <w:txbxContent>
                  <w:p w:rsidR="00865E0E" w:rsidRPr="00C438F6" w:rsidRDefault="00865E0E" w:rsidP="00865E0E">
                    <w:pPr>
                      <w:pStyle w:val="Epgrafe"/>
                      <w:rPr>
                        <w:noProof/>
                        <w:color w:val="000000" w:themeColor="text1"/>
                      </w:rPr>
                    </w:pPr>
                    <w:r>
                      <w:rPr>
                        <w:color w:val="000000" w:themeColor="text1"/>
                      </w:rPr>
                      <w:t xml:space="preserve">       </w:t>
                    </w:r>
                    <w:r w:rsidRPr="00C438F6">
                      <w:rPr>
                        <w:color w:val="000000" w:themeColor="text1"/>
                      </w:rPr>
                      <w:t xml:space="preserve">Figura </w:t>
                    </w:r>
                    <w:r w:rsidR="008F2327" w:rsidRPr="00C438F6">
                      <w:rPr>
                        <w:color w:val="000000" w:themeColor="text1"/>
                      </w:rPr>
                      <w:fldChar w:fldCharType="begin"/>
                    </w:r>
                    <w:r w:rsidRPr="00C438F6">
                      <w:rPr>
                        <w:color w:val="000000" w:themeColor="text1"/>
                      </w:rPr>
                      <w:instrText xml:space="preserve"> SEQ Figura \* ARABIC </w:instrText>
                    </w:r>
                    <w:r w:rsidR="008F2327" w:rsidRPr="00C438F6">
                      <w:rPr>
                        <w:color w:val="000000" w:themeColor="text1"/>
                      </w:rPr>
                      <w:fldChar w:fldCharType="separate"/>
                    </w:r>
                    <w:ins w:id="213" w:author="marcazal" w:date="2015-06-24T00:04:00Z">
                      <w:r w:rsidR="00082754">
                        <w:rPr>
                          <w:noProof/>
                          <w:color w:val="000000" w:themeColor="text1"/>
                        </w:rPr>
                        <w:t>3</w:t>
                      </w:r>
                    </w:ins>
                    <w:del w:id="214" w:author="marcazal" w:date="2015-06-24T00:04:00Z">
                      <w:r w:rsidDel="00082754">
                        <w:rPr>
                          <w:noProof/>
                          <w:color w:val="000000" w:themeColor="text1"/>
                        </w:rPr>
                        <w:delText>4</w:delText>
                      </w:r>
                    </w:del>
                    <w:r w:rsidR="008F2327"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215" w:author="marcazal" w:date="2015-06-23T23:53:00Z">
                      <w:r w:rsidRPr="00C438F6" w:rsidDel="0094719C">
                        <w:rPr>
                          <w:b w:val="0"/>
                          <w:color w:val="000000" w:themeColor="text1"/>
                        </w:rPr>
                        <w:delText>RichAutoComplete</w:delText>
                      </w:r>
                    </w:del>
                    <w:proofErr w:type="spellStart"/>
                    <w:ins w:id="216" w:author="marcazal" w:date="2015-06-23T23:53:00Z">
                      <w:r w:rsidR="0094719C" w:rsidRPr="00C438F6">
                        <w:rPr>
                          <w:b w:val="0"/>
                          <w:color w:val="000000" w:themeColor="text1"/>
                        </w:rPr>
                        <w:t>RichAuto</w:t>
                      </w:r>
                      <w:r w:rsidR="0094719C">
                        <w:rPr>
                          <w:b w:val="0"/>
                          <w:color w:val="000000" w:themeColor="text1"/>
                        </w:rPr>
                        <w:t>Suggest</w:t>
                      </w:r>
                    </w:ins>
                    <w:proofErr w:type="spellEnd"/>
                  </w:p>
                </w:txbxContent>
              </v:textbox>
              <w10:wrap type="tight"/>
            </v:shape>
          </w:pict>
        </w:r>
        <w:r w:rsidR="00865E0E">
          <w:t xml:space="preserve">Este elemento de interfaz enriquecido, contiene los valores etiquetados </w:t>
        </w:r>
        <w:proofErr w:type="spellStart"/>
        <w:r w:rsidR="00865E0E" w:rsidRPr="004312FC">
          <w:rPr>
            <w:i/>
          </w:rPr>
          <w:t>localDictionary</w:t>
        </w:r>
        <w:proofErr w:type="spellEnd"/>
        <w:r w:rsidR="00865E0E">
          <w:t xml:space="preserve"> y </w:t>
        </w:r>
        <w:proofErr w:type="spellStart"/>
        <w:r w:rsidR="00865E0E" w:rsidRPr="004312FC">
          <w:rPr>
            <w:i/>
          </w:rPr>
          <w:t>source</w:t>
        </w:r>
        <w:proofErr w:type="spellEnd"/>
        <w:r w:rsidR="00865E0E">
          <w:t xml:space="preserve">. El primero corresponde a una enumeración que permite definir </w:t>
        </w:r>
        <w:commentRangeStart w:id="217"/>
        <w:r w:rsidR="00865E0E">
          <w:t>al diccionario de sugerencias</w:t>
        </w:r>
        <w:commentRangeEnd w:id="217"/>
        <w:r w:rsidR="00865E0E">
          <w:rPr>
            <w:rStyle w:val="Refdecomentario"/>
          </w:rPr>
          <w:commentReference w:id="217"/>
        </w:r>
      </w:ins>
      <w:ins w:id="218" w:author="marcazal" w:date="2015-06-24T08:24:00Z">
        <w:r w:rsidR="003315AB">
          <w:t xml:space="preserve">, que consiste en una lista en la cual están definidas todas las </w:t>
        </w:r>
      </w:ins>
      <w:ins w:id="219" w:author="marcazal" w:date="2015-06-24T08:25:00Z">
        <w:r w:rsidR="003315AB">
          <w:t xml:space="preserve">palabras </w:t>
        </w:r>
      </w:ins>
      <w:ins w:id="220" w:author="marcazal" w:date="2015-06-24T08:24:00Z">
        <w:r w:rsidR="003315AB">
          <w:t>suge</w:t>
        </w:r>
      </w:ins>
      <w:ins w:id="221" w:author="marcazal" w:date="2015-06-24T08:25:00Z">
        <w:r w:rsidR="003315AB">
          <w:t>ridas</w:t>
        </w:r>
      </w:ins>
      <w:ins w:id="222" w:author="marcazal" w:date="2015-06-24T08:24:00Z">
        <w:r w:rsidR="003315AB">
          <w:t xml:space="preserve"> del </w:t>
        </w:r>
        <w:proofErr w:type="spellStart"/>
        <w:r w:rsidR="003315AB">
          <w:t>widget</w:t>
        </w:r>
        <w:proofErr w:type="spellEnd"/>
        <w:r w:rsidR="003315AB">
          <w:t xml:space="preserve"> </w:t>
        </w:r>
        <w:proofErr w:type="spellStart"/>
        <w:r w:rsidR="008F2327" w:rsidRPr="008F2327">
          <w:rPr>
            <w:i/>
          </w:rPr>
          <w:t>richAutoSueggest</w:t>
        </w:r>
      </w:ins>
      <w:proofErr w:type="spellEnd"/>
      <w:ins w:id="223" w:author="marcazal" w:date="2015-06-24T08:25:00Z">
        <w:r w:rsidR="003315AB">
          <w:t>,</w:t>
        </w:r>
      </w:ins>
      <w:ins w:id="224" w:author="Ivan Lopez" w:date="2015-06-23T16:13:00Z">
        <w:r w:rsidR="00865E0E">
          <w:t xml:space="preserve"> en un archivo en formato .</w:t>
        </w:r>
        <w:proofErr w:type="spellStart"/>
        <w:r w:rsidR="00865E0E" w:rsidRPr="004312FC">
          <w:rPr>
            <w:i/>
          </w:rPr>
          <w:t>xml</w:t>
        </w:r>
        <w:proofErr w:type="spellEnd"/>
        <w:r w:rsidR="00865E0E">
          <w:t xml:space="preserve"> o bien definir el listado de sugerencias en el mismo diagrama de clases en un formato de cadenas de sugerencias separado por </w:t>
        </w:r>
        <w:commentRangeStart w:id="225"/>
        <w:r w:rsidR="00865E0E">
          <w:t>comas</w:t>
        </w:r>
        <w:commentRangeEnd w:id="225"/>
        <w:r w:rsidR="00865E0E">
          <w:rPr>
            <w:rStyle w:val="Refdecomentario"/>
          </w:rPr>
          <w:commentReference w:id="225"/>
        </w:r>
        <w:r w:rsidR="00865E0E">
          <w:t xml:space="preserve">. El valor etiquetado </w:t>
        </w:r>
        <w:proofErr w:type="spellStart"/>
        <w:r w:rsidR="00865E0E" w:rsidRPr="00756E1F">
          <w:rPr>
            <w:i/>
          </w:rPr>
          <w:t>source</w:t>
        </w:r>
        <w:proofErr w:type="spellEnd"/>
        <w:r w:rsidR="00865E0E">
          <w:t xml:space="preserve"> será completado de acuerdo a lo definido en la enumeración anterior. En el caso de estar definido con el valor </w:t>
        </w:r>
        <w:proofErr w:type="spellStart"/>
        <w:r w:rsidR="00865E0E" w:rsidRPr="004312FC">
          <w:rPr>
            <w:i/>
          </w:rPr>
          <w:t>definedInTheModel</w:t>
        </w:r>
        <w:proofErr w:type="spellEnd"/>
        <w:r w:rsidR="00865E0E">
          <w:t xml:space="preserve">, entonces </w:t>
        </w:r>
        <w:proofErr w:type="spellStart"/>
        <w:r w:rsidR="00865E0E" w:rsidRPr="004312FC">
          <w:rPr>
            <w:i/>
          </w:rPr>
          <w:t>source</w:t>
        </w:r>
        <w:proofErr w:type="spellEnd"/>
        <w:r w:rsidR="00865E0E">
          <w:t xml:space="preserve"> que es del tipo </w:t>
        </w:r>
        <w:proofErr w:type="spellStart"/>
        <w:r w:rsidR="00865E0E" w:rsidRPr="004312FC">
          <w:rPr>
            <w:i/>
          </w:rPr>
          <w:t>string</w:t>
        </w:r>
        <w:proofErr w:type="spellEnd"/>
        <w:r w:rsidR="00865E0E">
          <w:t xml:space="preserve">, contendrá un conjunto de palabras correspondiente a las sugerencias separadas entre comas. Si en la enumeración está definido el </w:t>
        </w:r>
        <w:r w:rsidR="00865E0E">
          <w:lastRenderedPageBreak/>
          <w:t xml:space="preserve">valor  </w:t>
        </w:r>
        <w:proofErr w:type="spellStart"/>
        <w:r w:rsidR="00865E0E" w:rsidRPr="00756E1F">
          <w:rPr>
            <w:i/>
          </w:rPr>
          <w:t>definedInAFile</w:t>
        </w:r>
        <w:proofErr w:type="spellEnd"/>
        <w:r w:rsidR="00865E0E">
          <w:t xml:space="preserve">, entonces el diccionario  de palabras está definido en un archivo </w:t>
        </w:r>
        <w:proofErr w:type="spellStart"/>
        <w:r w:rsidR="00865E0E">
          <w:t>xml</w:t>
        </w:r>
        <w:proofErr w:type="spellEnd"/>
        <w:r w:rsidR="00865E0E">
          <w:t xml:space="preserve"> y en valor etiquetado </w:t>
        </w:r>
        <w:proofErr w:type="spellStart"/>
        <w:r w:rsidR="00865E0E" w:rsidRPr="00CA2951">
          <w:rPr>
            <w:i/>
          </w:rPr>
          <w:t>source</w:t>
        </w:r>
        <w:proofErr w:type="spellEnd"/>
        <w:r w:rsidR="00865E0E">
          <w:rPr>
            <w:i/>
          </w:rPr>
          <w:t xml:space="preserve">  </w:t>
        </w:r>
        <w:r w:rsidR="00865E0E">
          <w:t xml:space="preserve">se colocará la ruta en la cual se encuentra el archivo de palabras. </w:t>
        </w:r>
        <w:del w:id="226" w:author="marcazal" w:date="2015-06-24T08:34:00Z">
          <w:r w:rsidR="00865E0E" w:rsidDel="009E7593">
            <w:delText xml:space="preserve">En la </w:delText>
          </w:r>
          <w:r w:rsidR="008F2327" w:rsidDel="009E7593">
            <w:fldChar w:fldCharType="begin"/>
          </w:r>
          <w:r w:rsidR="00865E0E" w:rsidDel="009E7593">
            <w:delInstrText xml:space="preserve"> REF _Ref422698027 \h </w:delInstrText>
          </w:r>
        </w:del>
      </w:ins>
      <w:del w:id="227" w:author="marcazal" w:date="2015-06-24T08:34:00Z"/>
      <w:ins w:id="228" w:author="Ivan Lopez" w:date="2015-06-23T16:13:00Z">
        <w:del w:id="229" w:author="marcazal" w:date="2015-06-24T08:34:00Z">
          <w:r w:rsidR="008F2327" w:rsidDel="009E7593">
            <w:fldChar w:fldCharType="separate"/>
          </w:r>
          <w:r w:rsidR="00865E0E" w:rsidRPr="00C438F6" w:rsidDel="009E7593">
            <w:rPr>
              <w:color w:val="000000" w:themeColor="text1"/>
            </w:rPr>
            <w:delText xml:space="preserve">Figura </w:delText>
          </w:r>
          <w:r w:rsidR="00865E0E" w:rsidRPr="00C438F6" w:rsidDel="009E7593">
            <w:rPr>
              <w:noProof/>
              <w:color w:val="000000" w:themeColor="text1"/>
            </w:rPr>
            <w:delText>4</w:delText>
          </w:r>
          <w:r w:rsidR="008F2327" w:rsidDel="009E7593">
            <w:fldChar w:fldCharType="end"/>
          </w:r>
          <w:r w:rsidR="00865E0E" w:rsidDel="009E7593">
            <w:delText xml:space="preserve"> puede se ve el </w:delText>
          </w:r>
          <w:r w:rsidR="00865E0E" w:rsidRPr="0029735E" w:rsidDel="009E7593">
            <w:rPr>
              <w:i/>
            </w:rPr>
            <w:delText>widget</w:delText>
          </w:r>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000000" w:rsidRDefault="00397E8F">
      <w:pPr>
        <w:spacing w:after="0"/>
        <w:rPr>
          <w:ins w:id="230" w:author="marcazal" w:date="2015-06-24T08:18:00Z"/>
          <w:b/>
        </w:rPr>
      </w:pPr>
    </w:p>
    <w:p w:rsidR="00865E0E" w:rsidRPr="00520F35" w:rsidRDefault="00865E0E" w:rsidP="00865E0E">
      <w:pPr>
        <w:rPr>
          <w:ins w:id="231" w:author="Ivan Lopez" w:date="2015-06-23T16:13:00Z"/>
          <w:b/>
        </w:rPr>
      </w:pPr>
      <w:ins w:id="232" w:author="Ivan Lopez" w:date="2015-06-23T16:13:00Z">
        <w:r>
          <w:rPr>
            <w:b/>
          </w:rPr>
          <w:t xml:space="preserve">3.3.2 </w:t>
        </w:r>
        <w:proofErr w:type="spellStart"/>
        <w:r>
          <w:rPr>
            <w:b/>
          </w:rPr>
          <w:t>R</w:t>
        </w:r>
        <w:r w:rsidRPr="00E66E80">
          <w:rPr>
            <w:b/>
          </w:rPr>
          <w:t>ichDatePicker</w:t>
        </w:r>
        <w:proofErr w:type="spellEnd"/>
      </w:ins>
    </w:p>
    <w:p w:rsidR="009E7593" w:rsidRDefault="008F2327" w:rsidP="00865E0E">
      <w:pPr>
        <w:rPr>
          <w:ins w:id="233" w:author="marcazal" w:date="2015-06-24T08:35:00Z"/>
        </w:rPr>
      </w:pPr>
      <w:ins w:id="234" w:author="Ivan Lopez" w:date="2015-06-23T16:13:00Z">
        <w:r w:rsidRPr="008F2327">
          <w:rPr>
            <w:noProof/>
          </w:rPr>
          <w:pict>
            <v:shape id="_x0000_s1030" type="#_x0000_t202" style="position:absolute;margin-left:-1.2pt;margin-top:168.9pt;width:171.7pt;height:13.95pt;z-index:251668480" wrapcoords="-94 0 -94 20829 21600 20829 21600 0 -94 0" stroked="f">
              <v:textbox inset="0,0,0,0">
                <w:txbxContent>
                  <w:p w:rsidR="00865E0E" w:rsidRPr="00520F35" w:rsidRDefault="00865E0E" w:rsidP="00865E0E">
                    <w:pPr>
                      <w:pStyle w:val="Epgrafe"/>
                      <w:rPr>
                        <w:b w:val="0"/>
                        <w:noProof/>
                        <w:color w:val="000000" w:themeColor="text1"/>
                      </w:rPr>
                    </w:pPr>
                    <w:r>
                      <w:rPr>
                        <w:color w:val="000000" w:themeColor="text1"/>
                      </w:rPr>
                      <w:t xml:space="preserve">        </w:t>
                    </w:r>
                    <w:r w:rsidRPr="00520F35">
                      <w:rPr>
                        <w:color w:val="000000" w:themeColor="text1"/>
                      </w:rPr>
                      <w:t xml:space="preserve">Figura </w:t>
                    </w:r>
                    <w:r w:rsidR="008F2327" w:rsidRPr="00520F35">
                      <w:rPr>
                        <w:color w:val="000000" w:themeColor="text1"/>
                      </w:rPr>
                      <w:fldChar w:fldCharType="begin"/>
                    </w:r>
                    <w:r w:rsidRPr="00520F35">
                      <w:rPr>
                        <w:color w:val="000000" w:themeColor="text1"/>
                      </w:rPr>
                      <w:instrText xml:space="preserve"> SEQ Figura \* ARABIC </w:instrText>
                    </w:r>
                    <w:r w:rsidR="008F2327" w:rsidRPr="00520F35">
                      <w:rPr>
                        <w:color w:val="000000" w:themeColor="text1"/>
                      </w:rPr>
                      <w:fldChar w:fldCharType="separate"/>
                    </w:r>
                    <w:ins w:id="235" w:author="marcazal" w:date="2015-06-24T00:04:00Z">
                      <w:r w:rsidR="00082754">
                        <w:rPr>
                          <w:noProof/>
                          <w:color w:val="000000" w:themeColor="text1"/>
                        </w:rPr>
                        <w:t>4</w:t>
                      </w:r>
                    </w:ins>
                    <w:del w:id="236" w:author="marcazal" w:date="2015-06-24T00:04:00Z">
                      <w:r w:rsidRPr="00520F35" w:rsidDel="00082754">
                        <w:rPr>
                          <w:noProof/>
                          <w:color w:val="000000" w:themeColor="text1"/>
                        </w:rPr>
                        <w:delText>5</w:delText>
                      </w:r>
                    </w:del>
                    <w:r w:rsidR="008F2327" w:rsidRPr="00520F35">
                      <w:rPr>
                        <w:color w:val="000000" w:themeColor="text1"/>
                      </w:rPr>
                      <w:fldChar w:fldCharType="end"/>
                    </w:r>
                    <w:r w:rsidRPr="00520F35">
                      <w:rPr>
                        <w:b w:val="0"/>
                        <w:color w:val="000000" w:themeColor="text1"/>
                      </w:rPr>
                      <w:t xml:space="preserve"> El </w:t>
                    </w:r>
                    <w:proofErr w:type="spellStart"/>
                    <w:r w:rsidR="008F2327" w:rsidRPr="008F2327">
                      <w:rPr>
                        <w:b w:val="0"/>
                        <w:i/>
                        <w:color w:val="000000" w:themeColor="text1"/>
                      </w:rPr>
                      <w:t>widget</w:t>
                    </w:r>
                    <w:proofErr w:type="spellEnd"/>
                    <w:r w:rsidR="008F2327" w:rsidRPr="008F2327">
                      <w:rPr>
                        <w:b w:val="0"/>
                        <w:i/>
                        <w:color w:val="000000" w:themeColor="text1"/>
                      </w:rPr>
                      <w:t xml:space="preserve"> </w:t>
                    </w:r>
                    <w:proofErr w:type="spellStart"/>
                    <w:r w:rsidR="008F2327" w:rsidRPr="008F2327">
                      <w:rPr>
                        <w:b w:val="0"/>
                        <w:i/>
                        <w:color w:val="000000" w:themeColor="text1"/>
                      </w:rPr>
                      <w:t>RichDatePicker</w:t>
                    </w:r>
                    <w:proofErr w:type="spellEnd"/>
                  </w:p>
                </w:txbxContent>
              </v:textbox>
              <w10:wrap type="tight"/>
            </v:shape>
          </w:pict>
        </w:r>
        <w:r w:rsidR="00397E8F">
          <w:rPr>
            <w:noProof/>
            <w:lang w:val="es-PY" w:eastAsia="es-PY"/>
          </w:rPr>
          <w:drawing>
            <wp:anchor distT="0" distB="0" distL="114300" distR="114300" simplePos="0" relativeHeight="251667456"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9"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anchor>
          </w:drawing>
        </w:r>
        <w:r w:rsidR="00865E0E">
          <w:t xml:space="preserve">Este elemento de interfaz enriquecido contiene a los valores etiquetados </w:t>
        </w:r>
        <w:proofErr w:type="spellStart"/>
        <w:r w:rsidR="00865E0E" w:rsidRPr="00241E20">
          <w:rPr>
            <w:i/>
          </w:rPr>
          <w:t>dateFormat</w:t>
        </w:r>
        <w:proofErr w:type="spellEnd"/>
        <w:r w:rsidR="00865E0E">
          <w:t xml:space="preserve">, </w:t>
        </w:r>
        <w:proofErr w:type="spellStart"/>
        <w:r w:rsidR="00865E0E" w:rsidRPr="00241E20">
          <w:rPr>
            <w:i/>
          </w:rPr>
          <w:t>changeYear</w:t>
        </w:r>
        <w:proofErr w:type="spellEnd"/>
        <w:r w:rsidR="00865E0E">
          <w:t xml:space="preserve">, </w:t>
        </w:r>
        <w:proofErr w:type="spellStart"/>
        <w:r w:rsidR="00865E0E" w:rsidRPr="00241E20">
          <w:rPr>
            <w:i/>
          </w:rPr>
          <w:t>changeMonth</w:t>
        </w:r>
        <w:proofErr w:type="spellEnd"/>
        <w:r w:rsidR="00865E0E">
          <w:t xml:space="preserve"> y </w:t>
        </w:r>
        <w:proofErr w:type="spellStart"/>
        <w:r w:rsidR="00865E0E" w:rsidRPr="00241E20">
          <w:rPr>
            <w:i/>
          </w:rPr>
          <w:t>yearRange</w:t>
        </w:r>
        <w:proofErr w:type="spellEnd"/>
        <w:r w:rsidR="00865E0E">
          <w:t xml:space="preserve">. El </w:t>
        </w:r>
        <w:proofErr w:type="spellStart"/>
        <w:r w:rsidR="00865E0E" w:rsidRPr="00241E20">
          <w:rPr>
            <w:i/>
          </w:rPr>
          <w:t>dateFormat</w:t>
        </w:r>
        <w:proofErr w:type="spellEnd"/>
        <w:r w:rsidR="00865E0E">
          <w:t xml:space="preserve"> corresponde a una enumeración que contiene cinco formatos de fecha distintos que </w:t>
        </w:r>
        <w:del w:id="237" w:author="marcazal" w:date="2015-06-24T08:37:00Z">
          <w:r w:rsidR="00865E0E" w:rsidDel="009E7593">
            <w:delText>son</w:delText>
          </w:r>
        </w:del>
      </w:ins>
      <w:ins w:id="238" w:author="marcazal" w:date="2015-06-24T08:37:00Z">
        <w:r w:rsidR="009E7593">
          <w:t>pueden ser</w:t>
        </w:r>
      </w:ins>
      <w:ins w:id="239" w:author="marcazal" w:date="2015-06-24T08:35:00Z">
        <w:r w:rsidR="009E7593">
          <w:t>:</w:t>
        </w:r>
      </w:ins>
    </w:p>
    <w:p w:rsidR="009E7593" w:rsidRDefault="00865E0E" w:rsidP="00865E0E">
      <w:pPr>
        <w:rPr>
          <w:ins w:id="240" w:author="marcazal" w:date="2015-06-24T08:35:00Z"/>
        </w:rPr>
      </w:pPr>
      <w:ins w:id="241" w:author="Ivan Lopez" w:date="2015-06-23T16:13:00Z">
        <w:r>
          <w:t xml:space="preserve"> </w:t>
        </w:r>
      </w:ins>
      <w:ins w:id="242" w:author="marcazal" w:date="2015-06-24T08:35:00Z">
        <w:r w:rsidR="009E7593">
          <w:t>*</w:t>
        </w:r>
      </w:ins>
      <w:commentRangeStart w:id="243"/>
      <w:ins w:id="244" w:author="Ivan Lopez" w:date="2015-06-23T16:13:00Z">
        <w:r w:rsidRPr="00241E20">
          <w:rPr>
            <w:i/>
          </w:rPr>
          <w:t>Default - mm/</w:t>
        </w:r>
        <w:proofErr w:type="spellStart"/>
        <w:r w:rsidRPr="00241E20">
          <w:rPr>
            <w:i/>
          </w:rPr>
          <w:t>dd</w:t>
        </w:r>
        <w:proofErr w:type="spellEnd"/>
        <w:r w:rsidRPr="00241E20">
          <w:rPr>
            <w:i/>
          </w:rPr>
          <w:t>/</w:t>
        </w:r>
        <w:proofErr w:type="spellStart"/>
        <w:r w:rsidRPr="00241E20">
          <w:rPr>
            <w:i/>
          </w:rPr>
          <w:t>yy</w:t>
        </w:r>
      </w:ins>
      <w:proofErr w:type="spellEnd"/>
      <w:ins w:id="245" w:author="marcazal" w:date="2015-06-24T08:37:00Z">
        <w:r w:rsidR="009E7593">
          <w:t xml:space="preserve"> por ejemplo </w:t>
        </w:r>
      </w:ins>
      <w:ins w:id="246" w:author="marcazal" w:date="2015-06-24T08:39:00Z">
        <w:r w:rsidR="009E7593" w:rsidRPr="009E7593">
          <w:t>06/08/2015</w:t>
        </w:r>
      </w:ins>
      <w:ins w:id="247" w:author="Ivan Lopez" w:date="2015-06-23T16:13:00Z">
        <w:del w:id="248" w:author="marcazal" w:date="2015-06-24T08:37:00Z">
          <w:r w:rsidDel="009E7593">
            <w:delText>;</w:delText>
          </w:r>
        </w:del>
      </w:ins>
    </w:p>
    <w:p w:rsidR="009E7593" w:rsidRDefault="009E7593" w:rsidP="00865E0E">
      <w:pPr>
        <w:rPr>
          <w:ins w:id="249" w:author="marcazal" w:date="2015-06-24T08:36:00Z"/>
        </w:rPr>
      </w:pPr>
      <w:ins w:id="250" w:author="marcazal" w:date="2015-06-24T08:35:00Z">
        <w:r>
          <w:t>*</w:t>
        </w:r>
      </w:ins>
      <w:ins w:id="251" w:author="Ivan Lopez" w:date="2015-06-23T16:13:00Z">
        <w:r w:rsidR="00865E0E">
          <w:t xml:space="preserve"> </w:t>
        </w:r>
        <w:r w:rsidR="00865E0E" w:rsidRPr="00E66E80">
          <w:rPr>
            <w:i/>
          </w:rPr>
          <w:t xml:space="preserve">ISO 8601 - </w:t>
        </w:r>
        <w:proofErr w:type="spellStart"/>
        <w:r w:rsidR="00865E0E" w:rsidRPr="00E66E80">
          <w:rPr>
            <w:i/>
          </w:rPr>
          <w:t>yy</w:t>
        </w:r>
        <w:proofErr w:type="spellEnd"/>
        <w:r w:rsidR="00865E0E" w:rsidRPr="00E66E80">
          <w:rPr>
            <w:i/>
          </w:rPr>
          <w:t>-mm-</w:t>
        </w:r>
        <w:proofErr w:type="spellStart"/>
        <w:r w:rsidR="00865E0E" w:rsidRPr="00E66E80">
          <w:rPr>
            <w:i/>
          </w:rPr>
          <w:t>dd</w:t>
        </w:r>
        <w:proofErr w:type="spellEnd"/>
        <w:del w:id="252" w:author="marcazal" w:date="2015-06-24T08:39:00Z">
          <w:r w:rsidR="00865E0E" w:rsidDel="009E7593">
            <w:delText>;</w:delText>
          </w:r>
        </w:del>
      </w:ins>
      <w:ins w:id="253" w:author="marcazal" w:date="2015-06-24T08:39:00Z">
        <w:r>
          <w:t xml:space="preserve"> por ejemplo </w:t>
        </w:r>
        <w:r w:rsidRPr="009E7593">
          <w:t>2015-06-08</w:t>
        </w:r>
      </w:ins>
    </w:p>
    <w:p w:rsidR="009E7593" w:rsidRPr="009E7593" w:rsidRDefault="008F2327" w:rsidP="00865E0E">
      <w:pPr>
        <w:rPr>
          <w:ins w:id="254" w:author="marcazal" w:date="2015-06-24T08:36:00Z"/>
          <w:lang w:val="es-PY"/>
        </w:rPr>
      </w:pPr>
      <w:ins w:id="255" w:author="marcazal" w:date="2015-06-24T08:36:00Z">
        <w:r w:rsidRPr="008F2327">
          <w:rPr>
            <w:lang w:val="es-PY"/>
          </w:rPr>
          <w:t>*</w:t>
        </w:r>
      </w:ins>
      <w:ins w:id="256" w:author="Ivan Lopez" w:date="2015-06-23T16:13:00Z">
        <w:r w:rsidRPr="008F2327">
          <w:rPr>
            <w:lang w:val="es-PY"/>
          </w:rPr>
          <w:t xml:space="preserve"> </w:t>
        </w:r>
        <w:r w:rsidRPr="008F2327">
          <w:rPr>
            <w:i/>
            <w:lang w:val="es-PY"/>
          </w:rPr>
          <w:t>Short - d M, y</w:t>
        </w:r>
        <w:del w:id="257" w:author="marcazal" w:date="2015-06-24T08:39:00Z">
          <w:r w:rsidRPr="008F2327">
            <w:rPr>
              <w:lang w:val="es-PY"/>
            </w:rPr>
            <w:delText>;</w:delText>
          </w:r>
        </w:del>
      </w:ins>
      <w:ins w:id="258" w:author="marcazal" w:date="2015-06-24T08:39:00Z">
        <w:r w:rsidRPr="008F2327">
          <w:rPr>
            <w:lang w:val="es-PY"/>
          </w:rPr>
          <w:t xml:space="preserve"> por ejemplo </w:t>
        </w:r>
      </w:ins>
      <w:ins w:id="259" w:author="marcazal" w:date="2015-06-24T08:40:00Z">
        <w:r w:rsidRPr="008F2327">
          <w:rPr>
            <w:lang w:val="es-PY"/>
          </w:rPr>
          <w:t xml:space="preserve">8 </w:t>
        </w:r>
        <w:proofErr w:type="spellStart"/>
        <w:r w:rsidRPr="008F2327">
          <w:rPr>
            <w:lang w:val="es-PY"/>
          </w:rPr>
          <w:t>Jun</w:t>
        </w:r>
        <w:proofErr w:type="spellEnd"/>
        <w:r w:rsidRPr="008F2327">
          <w:rPr>
            <w:lang w:val="es-PY"/>
          </w:rPr>
          <w:t>, 15</w:t>
        </w:r>
      </w:ins>
      <w:ins w:id="260" w:author="Ivan Lopez" w:date="2015-06-23T16:13:00Z">
        <w:del w:id="261" w:author="marcazal" w:date="2015-06-24T08:39:00Z">
          <w:r w:rsidRPr="008F2327">
            <w:rPr>
              <w:lang w:val="es-PY"/>
            </w:rPr>
            <w:delText xml:space="preserve"> </w:delText>
          </w:r>
        </w:del>
      </w:ins>
    </w:p>
    <w:p w:rsidR="009E7593" w:rsidRPr="009E7593" w:rsidRDefault="008F2327" w:rsidP="00865E0E">
      <w:pPr>
        <w:rPr>
          <w:ins w:id="262" w:author="marcazal" w:date="2015-06-24T08:36:00Z"/>
          <w:lang w:val="es-PY"/>
        </w:rPr>
      </w:pPr>
      <w:ins w:id="263" w:author="marcazal" w:date="2015-06-24T08:36:00Z">
        <w:r w:rsidRPr="008F2327">
          <w:rPr>
            <w:lang w:val="es-PY"/>
          </w:rPr>
          <w:t>*</w:t>
        </w:r>
      </w:ins>
      <w:proofErr w:type="spellStart"/>
      <w:ins w:id="264" w:author="Ivan Lopez" w:date="2015-06-23T16:13:00Z">
        <w:r w:rsidRPr="008F2327">
          <w:rPr>
            <w:i/>
            <w:lang w:val="es-PY"/>
          </w:rPr>
          <w:t>Medium</w:t>
        </w:r>
        <w:proofErr w:type="spellEnd"/>
        <w:r w:rsidRPr="008F2327">
          <w:rPr>
            <w:i/>
            <w:lang w:val="es-PY"/>
          </w:rPr>
          <w:t xml:space="preserve"> - d MM, y</w:t>
        </w:r>
      </w:ins>
      <w:ins w:id="265" w:author="marcazal" w:date="2015-06-24T08:40:00Z">
        <w:r w:rsidRPr="008F2327">
          <w:rPr>
            <w:i/>
            <w:lang w:val="es-PY"/>
          </w:rPr>
          <w:t xml:space="preserve"> por ejemplo 8 June, 15</w:t>
        </w:r>
      </w:ins>
      <w:ins w:id="266" w:author="Ivan Lopez" w:date="2015-06-23T16:13:00Z">
        <w:del w:id="267" w:author="marcazal" w:date="2015-06-24T08:40:00Z">
          <w:r w:rsidRPr="008F2327">
            <w:rPr>
              <w:lang w:val="es-PY"/>
            </w:rPr>
            <w:delText xml:space="preserve"> </w:delText>
          </w:r>
        </w:del>
      </w:ins>
    </w:p>
    <w:p w:rsidR="00865E0E" w:rsidRPr="00CB478F" w:rsidRDefault="008F2327" w:rsidP="00865E0E">
      <w:pPr>
        <w:rPr>
          <w:ins w:id="268" w:author="Ivan Lopez" w:date="2015-06-23T16:13:00Z"/>
          <w:i/>
          <w:lang w:val="es-PY"/>
        </w:rPr>
      </w:pPr>
      <w:ins w:id="269" w:author="marcazal" w:date="2015-06-24T08:37:00Z">
        <w:r w:rsidRPr="008F2327">
          <w:rPr>
            <w:lang w:val="es-PY"/>
          </w:rPr>
          <w:t>*</w:t>
        </w:r>
      </w:ins>
      <w:ins w:id="270" w:author="Ivan Lopez" w:date="2015-06-23T16:13:00Z">
        <w:del w:id="271" w:author="marcazal" w:date="2015-06-24T08:36:00Z">
          <w:r w:rsidRPr="008F2327">
            <w:rPr>
              <w:lang w:val="es-PY"/>
            </w:rPr>
            <w:delText>y  el</w:delText>
          </w:r>
        </w:del>
        <w:r w:rsidRPr="008F2327">
          <w:rPr>
            <w:lang w:val="es-PY"/>
          </w:rPr>
          <w:t xml:space="preserve"> </w:t>
        </w:r>
        <w:r w:rsidRPr="008F2327">
          <w:rPr>
            <w:i/>
            <w:lang w:val="es-PY"/>
          </w:rPr>
          <w:t xml:space="preserve">Full - DD, d MM, </w:t>
        </w:r>
        <w:proofErr w:type="spellStart"/>
        <w:r w:rsidRPr="008F2327">
          <w:rPr>
            <w:i/>
            <w:lang w:val="es-PY"/>
          </w:rPr>
          <w:t>yy</w:t>
        </w:r>
      </w:ins>
      <w:proofErr w:type="spellEnd"/>
      <w:ins w:id="272" w:author="marcazal" w:date="2015-06-24T08:41:00Z">
        <w:r w:rsidRPr="008F2327">
          <w:rPr>
            <w:i/>
            <w:lang w:val="es-PY"/>
          </w:rPr>
          <w:t xml:space="preserve"> por ejemplo </w:t>
        </w:r>
        <w:proofErr w:type="spellStart"/>
        <w:r w:rsidRPr="008F2327">
          <w:rPr>
            <w:i/>
            <w:lang w:val="es-PY"/>
          </w:rPr>
          <w:t>Monday</w:t>
        </w:r>
        <w:proofErr w:type="spellEnd"/>
        <w:r w:rsidRPr="008F2327">
          <w:rPr>
            <w:i/>
            <w:lang w:val="es-PY"/>
          </w:rPr>
          <w:t>, 8 June, 2015</w:t>
        </w:r>
      </w:ins>
      <w:ins w:id="273" w:author="Ivan Lopez" w:date="2015-06-23T16:13:00Z">
        <w:r w:rsidRPr="008F2327">
          <w:rPr>
            <w:lang w:val="es-PY"/>
          </w:rPr>
          <w:t xml:space="preserve">. </w:t>
        </w:r>
        <w:commentRangeEnd w:id="243"/>
        <w:r w:rsidR="00865E0E">
          <w:rPr>
            <w:rStyle w:val="Refdecomentario"/>
          </w:rPr>
          <w:commentReference w:id="243"/>
        </w:r>
        <w:r w:rsidR="00865E0E">
          <w:t xml:space="preserve">El valor etiquetado </w:t>
        </w:r>
        <w:proofErr w:type="spellStart"/>
        <w:r w:rsidR="00865E0E" w:rsidRPr="003F240A">
          <w:rPr>
            <w:i/>
          </w:rPr>
          <w:t>changeYear</w:t>
        </w:r>
        <w:proofErr w:type="spellEnd"/>
        <w:r w:rsidR="00865E0E">
          <w:t xml:space="preserve"> es un valor booleano que indica la ausencia o presencia de un rango de años desplegable en una lista que formará parte del </w:t>
        </w:r>
      </w:ins>
      <w:proofErr w:type="spellStart"/>
      <w:ins w:id="274" w:author="marcazal" w:date="2015-06-24T08:42:00Z">
        <w:r w:rsidRPr="008F2327">
          <w:rPr>
            <w:i/>
          </w:rPr>
          <w:t>rich</w:t>
        </w:r>
      </w:ins>
      <w:commentRangeStart w:id="275"/>
      <w:ins w:id="276" w:author="Ivan Lopez" w:date="2015-06-23T16:13:00Z">
        <w:r w:rsidR="00865E0E" w:rsidRPr="00A26803">
          <w:rPr>
            <w:i/>
          </w:rPr>
          <w:t>datePicker</w:t>
        </w:r>
        <w:commentRangeEnd w:id="275"/>
        <w:proofErr w:type="spellEnd"/>
        <w:r w:rsidR="00865E0E">
          <w:rPr>
            <w:rStyle w:val="Refdecomentario"/>
          </w:rPr>
          <w:commentReference w:id="275"/>
        </w:r>
        <w:r w:rsidR="00865E0E">
          <w:rPr>
            <w:i/>
          </w:rPr>
          <w:t>.</w:t>
        </w:r>
        <w:r w:rsidR="00865E0E">
          <w:t xml:space="preserve"> Por omisión, si </w:t>
        </w:r>
        <w:proofErr w:type="spellStart"/>
        <w:r w:rsidR="00865E0E" w:rsidRPr="00BE0F2F">
          <w:rPr>
            <w:i/>
          </w:rPr>
          <w:t>changeYear</w:t>
        </w:r>
        <w:proofErr w:type="spellEnd"/>
        <w:r w:rsidR="00865E0E">
          <w:t xml:space="preserve"> está configurado en verdadero, se mostrará en el </w:t>
        </w:r>
        <w:proofErr w:type="spellStart"/>
        <w:r w:rsidR="00865E0E" w:rsidRPr="00BE0F2F">
          <w:rPr>
            <w:i/>
          </w:rPr>
          <w:t>datePIcker</w:t>
        </w:r>
        <w:proofErr w:type="spellEnd"/>
        <w:r w:rsidR="00865E0E">
          <w:t xml:space="preserve"> una lista desplegable presentando los diez años anteriores a partir de la fecha actual. También es posible asignar al valor etiquetado </w:t>
        </w:r>
        <w:proofErr w:type="spellStart"/>
        <w:r w:rsidR="00865E0E" w:rsidRPr="00BE0F2F">
          <w:rPr>
            <w:i/>
          </w:rPr>
          <w:t>yearRange</w:t>
        </w:r>
        <w:proofErr w:type="spellEnd"/>
        <w:r w:rsidR="00865E0E">
          <w:t xml:space="preserve"> un rango de años para el </w:t>
        </w:r>
        <w:proofErr w:type="spellStart"/>
        <w:r w:rsidR="00865E0E" w:rsidRPr="0027336E">
          <w:rPr>
            <w:i/>
          </w:rPr>
          <w:t>richDatePicker</w:t>
        </w:r>
        <w:proofErr w:type="spellEnd"/>
        <w:r w:rsidR="00865E0E">
          <w:t xml:space="preserve"> que se define en el formato </w:t>
        </w:r>
        <w:proofErr w:type="spellStart"/>
        <w:r w:rsidR="00865E0E">
          <w:t>yyyy</w:t>
        </w:r>
        <w:proofErr w:type="gramStart"/>
        <w:r w:rsidR="00865E0E">
          <w:t>:yyyy</w:t>
        </w:r>
        <w:proofErr w:type="spellEnd"/>
        <w:proofErr w:type="gramEnd"/>
        <w:r w:rsidR="00865E0E">
          <w:t xml:space="preserve">; por ejemplo 1970:2015. Definir </w:t>
        </w:r>
        <w:proofErr w:type="spellStart"/>
        <w:r w:rsidR="00865E0E" w:rsidRPr="003869F7">
          <w:rPr>
            <w:i/>
          </w:rPr>
          <w:t>yearRange</w:t>
        </w:r>
        <w:proofErr w:type="spellEnd"/>
        <w:r w:rsidR="00865E0E">
          <w:t xml:space="preserve"> resulta ideal para la selección de fechas pasadas, como el año de nacimiento o fechas históricas.</w:t>
        </w:r>
      </w:ins>
    </w:p>
    <w:p w:rsidR="00865E0E" w:rsidRDefault="00865E0E" w:rsidP="00865E0E">
      <w:pPr>
        <w:rPr>
          <w:ins w:id="277" w:author="Ivan Lopez" w:date="2015-06-23T16:13:00Z"/>
        </w:rPr>
      </w:pPr>
      <w:ins w:id="278"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p>
    <w:p w:rsidR="00865E0E" w:rsidRDefault="00865E0E" w:rsidP="00865E0E">
      <w:pPr>
        <w:spacing w:after="0"/>
        <w:rPr>
          <w:ins w:id="279" w:author="marcazal" w:date="2015-06-23T23:59:00Z"/>
        </w:rPr>
      </w:pPr>
      <w:ins w:id="280" w:author="Ivan Lopez" w:date="2015-06-23T16:13:00Z">
        <w:r>
          <w:rPr>
            <w:b/>
          </w:rPr>
          <w:t xml:space="preserve">3.3.3 </w:t>
        </w:r>
        <w:proofErr w:type="spellStart"/>
        <w:r>
          <w:rPr>
            <w:b/>
          </w:rPr>
          <w:t>R</w:t>
        </w:r>
        <w:r w:rsidRPr="00F92B4F">
          <w:rPr>
            <w:b/>
          </w:rPr>
          <w:t>ichToolTip</w:t>
        </w:r>
        <w:proofErr w:type="spellEnd"/>
        <w:r>
          <w:t xml:space="preserve"> </w:t>
        </w:r>
      </w:ins>
    </w:p>
    <w:p w:rsidR="0094719C" w:rsidDel="00E55184" w:rsidRDefault="0094719C" w:rsidP="00865E0E">
      <w:pPr>
        <w:spacing w:after="0"/>
        <w:rPr>
          <w:del w:id="281" w:author="marcazal" w:date="2015-06-24T00:02:00Z"/>
        </w:rPr>
      </w:pPr>
    </w:p>
    <w:p w:rsidR="000C133C" w:rsidRDefault="000C133C" w:rsidP="00865E0E">
      <w:pPr>
        <w:spacing w:after="0"/>
        <w:rPr>
          <w:ins w:id="282" w:author="Ivan Lopez" w:date="2015-06-23T16:13:00Z"/>
        </w:rPr>
      </w:pPr>
    </w:p>
    <w:p w:rsidR="00865E0E" w:rsidRDefault="00397E8F" w:rsidP="00865E0E">
      <w:pPr>
        <w:spacing w:after="0"/>
        <w:rPr>
          <w:ins w:id="283" w:author="Ivan Lopez" w:date="2015-06-23T16:13:00Z"/>
        </w:rPr>
      </w:pPr>
      <w:ins w:id="284" w:author="marcazal" w:date="2015-06-24T00:05:00Z">
        <w:r>
          <w:rPr>
            <w:noProof/>
            <w:lang w:val="es-PY" w:eastAsia="es-PY"/>
          </w:rPr>
          <w:drawing>
            <wp:anchor distT="0" distB="0" distL="114300" distR="114300" simplePos="0" relativeHeight="251669504" behindDoc="1" locked="0" layoutInCell="1" allowOverlap="1">
              <wp:simplePos x="0" y="0"/>
              <wp:positionH relativeFrom="column">
                <wp:posOffset>2511425</wp:posOffset>
              </wp:positionH>
              <wp:positionV relativeFrom="paragraph">
                <wp:posOffset>83820</wp:posOffset>
              </wp:positionV>
              <wp:extent cx="2840355" cy="1115060"/>
              <wp:effectExtent l="19050" t="0" r="0" b="0"/>
              <wp:wrapTight wrapText="bothSides">
                <wp:wrapPolygon edited="0">
                  <wp:start x="-145" y="0"/>
                  <wp:lineTo x="-145" y="21403"/>
                  <wp:lineTo x="21586" y="21403"/>
                  <wp:lineTo x="21586" y="0"/>
                  <wp:lineTo x="-145"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840355" cy="1115060"/>
                      </a:xfrm>
                      <a:prstGeom prst="rect">
                        <a:avLst/>
                      </a:prstGeom>
                    </pic:spPr>
                  </pic:pic>
                </a:graphicData>
              </a:graphic>
            </wp:anchor>
          </w:drawing>
        </w:r>
      </w:ins>
      <w:ins w:id="285" w:author="marcazal" w:date="2015-06-24T00:04:00Z">
        <w:r w:rsidR="008F2327" w:rsidRPr="008F2327">
          <w:rPr>
            <w:noProof/>
          </w:rPr>
          <w:pict>
            <v:shape id="_x0000_s1032" type="#_x0000_t202" style="position:absolute;margin-left:197.75pt;margin-top:94.7pt;width:223.6pt;height:17.65pt;z-index:251671552;mso-position-horizontal-relative:text;mso-position-vertical-relative:text" wrapcoords="-72 0 -72 20829 21600 20829 21600 0 -72 0" stroked="f">
              <v:textbox inset="0,0,0,0">
                <w:txbxContent>
                  <w:p w:rsidR="00000000" w:rsidRDefault="008F2327">
                    <w:pPr>
                      <w:pStyle w:val="Epgrafe"/>
                      <w:ind w:firstLine="708"/>
                      <w:rPr>
                        <w:b w:val="0"/>
                        <w:noProof/>
                        <w:color w:val="000000" w:themeColor="text1"/>
                      </w:rPr>
                    </w:pPr>
                    <w:ins w:id="286" w:author="marcazal" w:date="2015-06-24T00:04:00Z">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ins>
                    <w:r w:rsidRPr="008F2327">
                      <w:rPr>
                        <w:color w:val="000000" w:themeColor="text1"/>
                      </w:rPr>
                      <w:fldChar w:fldCharType="separate"/>
                    </w:r>
                    <w:ins w:id="287" w:author="marcazal" w:date="2015-06-24T00:04:00Z">
                      <w:r w:rsidRPr="008F2327">
                        <w:rPr>
                          <w:noProof/>
                          <w:color w:val="000000" w:themeColor="text1"/>
                        </w:rPr>
                        <w:t>5</w:t>
                      </w:r>
                      <w:r w:rsidRPr="008F2327">
                        <w:rPr>
                          <w:color w:val="000000" w:themeColor="text1"/>
                        </w:rPr>
                        <w:fldChar w:fldCharType="end"/>
                      </w:r>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288" w:author="Ivan Lopez" w:date="2015-06-23T16:33:00Z">
        <w:r w:rsidR="000C133C" w:rsidRPr="000C133C">
          <w:t xml:space="preserve">Una particularidad ocurre con el elemento </w:t>
        </w:r>
        <w:proofErr w:type="spellStart"/>
        <w:r w:rsidR="000C133C" w:rsidRPr="000C133C">
          <w:t>richToolTip</w:t>
        </w:r>
        <w:proofErr w:type="spellEnd"/>
        <w:r w:rsidR="000C133C" w:rsidRPr="000C133C">
          <w:t xml:space="preserve"> con respecto a la clasificación anterior. Este elemento de salida, tiene como objetivo enriquecer con mensajes personalizados a cualquiera de los elementos que forman parte de la clasificación de elementos de entrada, salida y control</w:t>
        </w:r>
      </w:ins>
      <w:ins w:id="289" w:author="marcazal" w:date="2015-06-24T09:02:00Z">
        <w:r w:rsidR="00845224">
          <w:t>.</w:t>
        </w:r>
      </w:ins>
      <w:ins w:id="290" w:author="Ivan Lopez" w:date="2015-06-23T16:33:00Z">
        <w:del w:id="291" w:author="marcazal" w:date="2015-06-24T09:02:00Z">
          <w:r w:rsidR="000C133C" w:rsidRPr="000C133C" w:rsidDel="00845224">
            <w:delText>,</w:delText>
          </w:r>
        </w:del>
        <w:r w:rsidR="000C133C" w:rsidRPr="000C133C">
          <w:t xml:space="preserve"> </w:t>
        </w:r>
        <w:del w:id="292" w:author="marcazal" w:date="2015-06-24T09:02:00Z">
          <w:r w:rsidR="000C133C" w:rsidRPr="000C133C" w:rsidDel="00845224">
            <w:delText>por lo tanto  por lo tanto el richToolTip contiene una realicón de</w:delText>
          </w:r>
        </w:del>
      </w:ins>
    </w:p>
    <w:p w:rsidR="00865E0E" w:rsidDel="00845224" w:rsidRDefault="00865E0E" w:rsidP="00865E0E">
      <w:pPr>
        <w:spacing w:after="0"/>
        <w:rPr>
          <w:ins w:id="293" w:author="Ivan Lopez" w:date="2015-06-23T16:13:00Z"/>
          <w:del w:id="294" w:author="marcazal" w:date="2015-06-24T09:03:00Z"/>
        </w:rPr>
      </w:pPr>
      <w:ins w:id="295" w:author="Ivan Lopez" w:date="2015-06-23T16:13:00Z">
        <w:r>
          <w:lastRenderedPageBreak/>
          <w:t xml:space="preserve">Este elemento de interfaz enriquecido no cuenta con valores etiquetados. Al definirse este estereotipo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del w:id="296" w:author="marcazal" w:date="2015-06-24T09:03:00Z">
          <w:r w:rsidDel="00845224">
            <w:delText>, como se señaló anteriormente.</w:delText>
          </w:r>
        </w:del>
      </w:ins>
    </w:p>
    <w:p w:rsidR="00865E0E" w:rsidRDefault="00865E0E" w:rsidP="00865E0E">
      <w:pPr>
        <w:spacing w:after="0"/>
        <w:rPr>
          <w:ins w:id="297" w:author="Ivan Lopez" w:date="2015-06-23T16:13:00Z"/>
        </w:rPr>
      </w:pPr>
    </w:p>
    <w:p w:rsidR="00865E0E" w:rsidRDefault="00865E0E" w:rsidP="00865E0E">
      <w:pPr>
        <w:spacing w:after="0"/>
        <w:rPr>
          <w:ins w:id="298" w:author="Ivan Lopez" w:date="2015-06-23T16:13:00Z"/>
          <w:b/>
        </w:rPr>
      </w:pPr>
      <w:ins w:id="299" w:author="Ivan Lopez" w:date="2015-06-23T16:13:00Z">
        <w:r>
          <w:rPr>
            <w:b/>
          </w:rPr>
          <w:t xml:space="preserve">3.3.4 </w:t>
        </w:r>
        <w:proofErr w:type="spellStart"/>
        <w:r>
          <w:rPr>
            <w:b/>
          </w:rPr>
          <w:t>R</w:t>
        </w:r>
        <w:r w:rsidRPr="00F92B4F">
          <w:rPr>
            <w:b/>
          </w:rPr>
          <w:t>ichFieldLiveValidation</w:t>
        </w:r>
        <w:proofErr w:type="spellEnd"/>
      </w:ins>
    </w:p>
    <w:p w:rsidR="00865E0E" w:rsidRDefault="00865E0E" w:rsidP="00865E0E">
      <w:pPr>
        <w:spacing w:after="0"/>
        <w:rPr>
          <w:ins w:id="300" w:author="Ivan Lopez" w:date="2015-06-23T16:13:00Z"/>
          <w:b/>
        </w:rPr>
      </w:pPr>
    </w:p>
    <w:p w:rsidR="00865E0E" w:rsidRPr="00AA71FB" w:rsidRDefault="00865E0E" w:rsidP="00865E0E">
      <w:pPr>
        <w:spacing w:after="0"/>
        <w:rPr>
          <w:ins w:id="301" w:author="Ivan Lopez" w:date="2015-06-23T16:13:00Z"/>
        </w:rPr>
      </w:pPr>
      <w:ins w:id="302" w:author="Ivan Lopez" w:date="2015-06-23T16:13:00Z">
        <w:r>
          <w:t xml:space="preserve">Este elemento de interfaz enriquecido, permite llevar a cabo validaciones locales a diversos elementos pertenecientes a un formulario. El valor etiquetado </w:t>
        </w:r>
        <w:proofErr w:type="spellStart"/>
        <w:r w:rsidRPr="004F7EFF">
          <w:rPr>
            <w:i/>
          </w:rPr>
          <w:t>validation</w:t>
        </w:r>
        <w:proofErr w:type="spellEnd"/>
        <w:r>
          <w:rPr>
            <w:i/>
          </w:rPr>
          <w:t xml:space="preserve"> </w:t>
        </w:r>
        <w:r>
          <w:t xml:space="preserve">corresponde a una enumeración que contiene todas las validaciones que son posibles de llevar a cabo. Estas validaciones pueden ser del tipo </w:t>
        </w:r>
        <w:r w:rsidRPr="0027336E">
          <w:rPr>
            <w:i/>
          </w:rPr>
          <w:t>email</w:t>
        </w:r>
        <w:r>
          <w:t xml:space="preserve">, </w:t>
        </w:r>
        <w:proofErr w:type="spellStart"/>
        <w:r w:rsidRPr="00FF1441">
          <w:rPr>
            <w:i/>
          </w:rPr>
          <w:t>password</w:t>
        </w:r>
        <w:proofErr w:type="spellEnd"/>
        <w:r>
          <w:t xml:space="preserve">, </w:t>
        </w:r>
        <w:proofErr w:type="spellStart"/>
        <w:r w:rsidRPr="00FF1441">
          <w:rPr>
            <w:i/>
          </w:rPr>
          <w:t>simp</w:t>
        </w:r>
        <w:r>
          <w:rPr>
            <w:i/>
          </w:rPr>
          <w:t>l</w:t>
        </w:r>
        <w:r w:rsidRPr="00FF1441">
          <w:rPr>
            <w:i/>
          </w:rPr>
          <w:t>eTextI</w:t>
        </w:r>
        <w:r>
          <w:rPr>
            <w:i/>
          </w:rPr>
          <w:t>n</w:t>
        </w:r>
        <w:r w:rsidRPr="00FF1441">
          <w:rPr>
            <w:i/>
          </w:rPr>
          <w:t>put</w:t>
        </w:r>
        <w:proofErr w:type="spellEnd"/>
        <w:r>
          <w:t xml:space="preserve">, </w:t>
        </w:r>
        <w:proofErr w:type="spellStart"/>
        <w:r w:rsidRPr="00FF1441">
          <w:rPr>
            <w:i/>
          </w:rPr>
          <w:t>radioChoice</w:t>
        </w:r>
        <w:proofErr w:type="spellEnd"/>
        <w:r>
          <w:t xml:space="preserve"> y </w:t>
        </w:r>
        <w:proofErr w:type="spellStart"/>
        <w:r w:rsidRPr="00FF1441">
          <w:rPr>
            <w:i/>
          </w:rPr>
          <w:t>agreeCheck</w:t>
        </w:r>
        <w:proofErr w:type="spellEnd"/>
        <w:r>
          <w:t xml:space="preserve">. Para las validaciones del tipo </w:t>
        </w:r>
        <w:r w:rsidRPr="00FF3CCB">
          <w:rPr>
            <w:i/>
          </w:rPr>
          <w:t>email</w:t>
        </w:r>
        <w:r>
          <w:t xml:space="preserve">, </w:t>
        </w:r>
        <w:proofErr w:type="spellStart"/>
        <w:r w:rsidRPr="00FF3CCB">
          <w:rPr>
            <w:i/>
          </w:rPr>
          <w:t>password</w:t>
        </w:r>
        <w:proofErr w:type="spellEnd"/>
        <w:r>
          <w:t xml:space="preserve"> y</w:t>
        </w:r>
        <w:r w:rsidRPr="00FF3CCB">
          <w:rPr>
            <w:i/>
          </w:rPr>
          <w:t xml:space="preserve"> </w:t>
        </w:r>
        <w:proofErr w:type="spellStart"/>
        <w:r w:rsidRPr="00FF3CCB">
          <w:rPr>
            <w:i/>
          </w:rPr>
          <w:t>simpleTextI</w:t>
        </w:r>
        <w:r>
          <w:rPr>
            <w:i/>
          </w:rPr>
          <w:t>n</w:t>
        </w:r>
        <w:r w:rsidRPr="00FF3CCB">
          <w:rPr>
            <w:i/>
          </w:rPr>
          <w:t>put</w:t>
        </w:r>
        <w:proofErr w:type="spellEnd"/>
        <w:r>
          <w:t xml:space="preserve"> es posible establecer la cantidad  mínima de caracteres en un campo de entrada estableciendo el valor etiquetado </w:t>
        </w:r>
        <w:proofErr w:type="spellStart"/>
        <w:r w:rsidRPr="00FF1441">
          <w:rPr>
            <w:i/>
          </w:rPr>
          <w:t>minLength</w:t>
        </w:r>
        <w:proofErr w:type="spellEnd"/>
        <w:r>
          <w:t xml:space="preserve">. Similarmente el valor etiquetado </w:t>
        </w:r>
        <w:proofErr w:type="spellStart"/>
        <w:r w:rsidRPr="00FF1441">
          <w:rPr>
            <w:i/>
          </w:rPr>
          <w:t>maxLength</w:t>
        </w:r>
        <w:proofErr w:type="spellEnd"/>
        <w:r>
          <w:t xml:space="preserve"> permite establecer la cantidad máxima de caracteres que es posible ingresar en un campo de entrada. Para el </w:t>
        </w:r>
        <w:proofErr w:type="spellStart"/>
        <w:r w:rsidRPr="00E73F04">
          <w:rPr>
            <w:i/>
          </w:rPr>
          <w:t>simpleTextI</w:t>
        </w:r>
        <w:r>
          <w:rPr>
            <w:i/>
          </w:rPr>
          <w:t>n</w:t>
        </w:r>
        <w:r w:rsidRPr="00E73F04">
          <w:rPr>
            <w:i/>
          </w:rPr>
          <w:t>put</w:t>
        </w:r>
        <w:proofErr w:type="spellEnd"/>
        <w:r>
          <w:rPr>
            <w:i/>
          </w:rPr>
          <w:t xml:space="preserve">, </w:t>
        </w:r>
        <w:r>
          <w:t xml:space="preserve"> el valor etiquetado </w:t>
        </w:r>
        <w:proofErr w:type="spellStart"/>
        <w:r w:rsidRPr="00D242F6">
          <w:rPr>
            <w:i/>
          </w:rPr>
          <w:t>digits</w:t>
        </w:r>
        <w:proofErr w:type="spellEnd"/>
        <w:r>
          <w:t xml:space="preserve">  establece que el campo de entrada debe tener estrictamente valores del cero al nueve.  Las validaciones </w:t>
        </w:r>
        <w:r w:rsidRPr="0027336E">
          <w:rPr>
            <w:i/>
          </w:rPr>
          <w:t>email</w:t>
        </w:r>
        <w:r>
          <w:t xml:space="preserve">, </w:t>
        </w:r>
        <w:proofErr w:type="spellStart"/>
        <w:r w:rsidRPr="0027336E">
          <w:rPr>
            <w:i/>
          </w:rPr>
          <w:t>password</w:t>
        </w:r>
        <w:proofErr w:type="spellEnd"/>
        <w:r>
          <w:t xml:space="preserve"> y </w:t>
        </w:r>
        <w:proofErr w:type="spellStart"/>
        <w:r w:rsidRPr="0027336E">
          <w:rPr>
            <w:i/>
          </w:rPr>
          <w:t>simpleTextI</w:t>
        </w:r>
        <w:r>
          <w:rPr>
            <w:i/>
          </w:rPr>
          <w:t>n</w:t>
        </w:r>
        <w:r w:rsidRPr="0027336E">
          <w:rPr>
            <w:i/>
          </w:rPr>
          <w:t>put</w:t>
        </w:r>
        <w:proofErr w:type="spellEnd"/>
        <w:r>
          <w:t xml:space="preserve">, pueden configurarse como </w:t>
        </w:r>
        <w:proofErr w:type="spellStart"/>
        <w:r>
          <w:t>mandatorias</w:t>
        </w:r>
        <w:proofErr w:type="spellEnd"/>
        <w:r>
          <w:t xml:space="preserve">, lo que implica que no pueden quedar vacías, estableciendo el valor etiquetado booleano </w:t>
        </w:r>
        <w:proofErr w:type="spellStart"/>
        <w:r w:rsidRPr="00AA71FB">
          <w:rPr>
            <w:i/>
          </w:rPr>
          <w:t>required</w:t>
        </w:r>
        <w:proofErr w:type="spellEnd"/>
        <w:r>
          <w:t xml:space="preserve"> como verdadero. </w:t>
        </w:r>
      </w:ins>
    </w:p>
    <w:p w:rsidR="00865E0E" w:rsidRDefault="00865E0E" w:rsidP="00865E0E">
      <w:pPr>
        <w:spacing w:after="0"/>
        <w:rPr>
          <w:ins w:id="303" w:author="Ivan Lopez" w:date="2015-06-23T16:13:00Z"/>
        </w:rPr>
      </w:pPr>
    </w:p>
    <w:p w:rsidR="00865E0E" w:rsidRDefault="00865E0E" w:rsidP="00865E0E">
      <w:pPr>
        <w:spacing w:after="0"/>
        <w:rPr>
          <w:ins w:id="304" w:author="Ivan Lopez" w:date="2015-06-23T16:13:00Z"/>
        </w:rPr>
      </w:pPr>
      <w:ins w:id="305" w:author="Ivan Lopez" w:date="2015-06-23T16:13:00Z">
        <w:r>
          <w:t xml:space="preserve">Al seleccionar el tipo de validación </w:t>
        </w:r>
        <w:proofErr w:type="spellStart"/>
        <w:r w:rsidRPr="00E73F04">
          <w:rPr>
            <w:i/>
          </w:rPr>
          <w:t>password</w:t>
        </w:r>
        <w:proofErr w:type="spellEnd"/>
        <w:r>
          <w:t xml:space="preserve">,  es posible establecer el valor booleano del valor etiquetado </w:t>
        </w:r>
        <w:proofErr w:type="spellStart"/>
        <w:r>
          <w:rPr>
            <w:i/>
          </w:rPr>
          <w:t>confirmPass</w:t>
        </w:r>
        <w:proofErr w:type="spellEnd"/>
        <w:r>
          <w:t xml:space="preserve"> en verdadero, para el caso en el que se necesite crear otro campo de entrada para la confirmación de contraseña.  </w:t>
        </w:r>
      </w:ins>
    </w:p>
    <w:p w:rsidR="00865E0E" w:rsidRDefault="00865E0E" w:rsidP="00865E0E">
      <w:pPr>
        <w:spacing w:after="0"/>
        <w:rPr>
          <w:ins w:id="306" w:author="Ivan Lopez" w:date="2015-06-23T16:13:00Z"/>
        </w:rPr>
      </w:pPr>
    </w:p>
    <w:p w:rsidR="00865E0E" w:rsidRDefault="00865E0E" w:rsidP="00865E0E">
      <w:pPr>
        <w:spacing w:after="0"/>
        <w:rPr>
          <w:ins w:id="307" w:author="Ivan Lopez" w:date="2015-06-23T16:13:00Z"/>
        </w:rPr>
      </w:pPr>
      <w:commentRangeStart w:id="308"/>
      <w:commentRangeStart w:id="309"/>
      <w:ins w:id="310" w:author="Ivan Lopez" w:date="2015-06-23T16:13:00Z">
        <w:r>
          <w:t xml:space="preserve">Por otro lado, la validación  del tipo </w:t>
        </w:r>
        <w:proofErr w:type="spellStart"/>
        <w:r w:rsidRPr="0049263E">
          <w:rPr>
            <w:i/>
          </w:rPr>
          <w:t>radioChoice</w:t>
        </w:r>
        <w:proofErr w:type="spellEnd"/>
        <w:r>
          <w:t xml:space="preserve">, permite establecer de un listado de opciones  de selección, un valor </w:t>
        </w:r>
        <w:commentRangeStart w:id="311"/>
        <w:r>
          <w:t>obligatorio</w:t>
        </w:r>
        <w:r>
          <w:rPr>
            <w:rStyle w:val="Refdecomentario"/>
          </w:rPr>
          <w:commentReference w:id="312"/>
        </w:r>
        <w:commentRangeEnd w:id="311"/>
        <w:r>
          <w:rPr>
            <w:rStyle w:val="Refdecomentario"/>
          </w:rPr>
          <w:commentReference w:id="311"/>
        </w:r>
        <w:r>
          <w:t xml:space="preserve">, que es establecido en el valor etiquetado </w:t>
        </w:r>
        <w:proofErr w:type="spellStart"/>
        <w:r w:rsidRPr="00FE0572">
          <w:rPr>
            <w:i/>
          </w:rPr>
          <w:t>choiceOption</w:t>
        </w:r>
        <w:r>
          <w:rPr>
            <w:i/>
          </w:rPr>
          <w:t>s</w:t>
        </w:r>
        <w:proofErr w:type="spellEnd"/>
        <w:r>
          <w:t xml:space="preserve">, como cadenas separadas por comas. De todas las opciones existentes en </w:t>
        </w:r>
        <w:proofErr w:type="spellStart"/>
        <w:r w:rsidRPr="00C80889">
          <w:rPr>
            <w:i/>
          </w:rPr>
          <w:t>choiceOptions</w:t>
        </w:r>
        <w:proofErr w:type="spellEnd"/>
        <w:r>
          <w:t xml:space="preserve">, una de ellas se establece con la palabra reservada </w:t>
        </w:r>
        <w:proofErr w:type="spellStart"/>
        <w:r w:rsidRPr="00C80889">
          <w:rPr>
            <w:i/>
          </w:rPr>
          <w:t>Required</w:t>
        </w:r>
        <w:proofErr w:type="spellEnd"/>
        <w:r>
          <w:t xml:space="preserve">, separada con un espacio en blanco para indicar que esa opción por omisión es obligatoria y debe seleccionarse al menos esa opción. </w:t>
        </w:r>
        <w:commentRangeEnd w:id="308"/>
        <w:r>
          <w:rPr>
            <w:rStyle w:val="Refdecomentario"/>
          </w:rPr>
          <w:commentReference w:id="308"/>
        </w:r>
        <w:commentRangeEnd w:id="309"/>
        <w:r>
          <w:t xml:space="preserve">De igual forma, si se elige otra opción que no tenga la palabra reservada </w:t>
        </w:r>
        <w:proofErr w:type="spellStart"/>
        <w:r w:rsidRPr="00321399">
          <w:rPr>
            <w:i/>
          </w:rPr>
          <w:t>Required</w:t>
        </w:r>
        <w:proofErr w:type="spellEnd"/>
        <w:r>
          <w:t xml:space="preserve"> establecida,  </w:t>
        </w:r>
        <w:r>
          <w:rPr>
            <w:rStyle w:val="Refdecomentario"/>
          </w:rPr>
          <w:commentReference w:id="309"/>
        </w:r>
        <w:r>
          <w:t>el campo será validado.</w:t>
        </w:r>
      </w:ins>
    </w:p>
    <w:p w:rsidR="00865E0E" w:rsidRDefault="00865E0E" w:rsidP="00865E0E">
      <w:pPr>
        <w:spacing w:after="0"/>
        <w:rPr>
          <w:ins w:id="313" w:author="Ivan Lopez" w:date="2015-06-23T16:13:00Z"/>
        </w:rPr>
      </w:pPr>
    </w:p>
    <w:p w:rsidR="00865E0E" w:rsidRPr="00084493" w:rsidRDefault="00865E0E" w:rsidP="00865E0E">
      <w:pPr>
        <w:spacing w:after="0"/>
        <w:rPr>
          <w:ins w:id="314" w:author="Ivan Lopez" w:date="2015-06-23T16:13:00Z"/>
        </w:rPr>
      </w:pPr>
      <w:ins w:id="315" w:author="Ivan Lopez" w:date="2015-06-23T16:13:00Z">
        <w:r>
          <w:t xml:space="preserve">Finalmente, se encuentra el tipo de validación </w:t>
        </w:r>
        <w:proofErr w:type="spellStart"/>
        <w:r w:rsidRPr="00084493">
          <w:rPr>
            <w:i/>
          </w:rPr>
          <w:t>agreeCheck</w:t>
        </w:r>
        <w:proofErr w:type="spellEnd"/>
        <w:r>
          <w:t xml:space="preserve">, que una vez seleccionado, permite desplegar un cuadro de selección del tipo </w:t>
        </w:r>
        <w:r w:rsidRPr="00084493">
          <w:rPr>
            <w:i/>
          </w:rPr>
          <w:t>radio</w:t>
        </w:r>
        <w:r>
          <w:t xml:space="preserve">, el cual es obligatorio y debe ser seleccionado en un formulario para que este pueda ser validado. Este campo es idóneo para acuerdos de conformidad. </w:t>
        </w:r>
      </w:ins>
    </w:p>
    <w:p w:rsidR="00865E0E" w:rsidRDefault="00865E0E" w:rsidP="00865E0E">
      <w:pPr>
        <w:spacing w:after="0"/>
        <w:rPr>
          <w:ins w:id="316" w:author="Ivan Lopez" w:date="2015-06-23T16:13:00Z"/>
          <w:b/>
        </w:rPr>
      </w:pPr>
    </w:p>
    <w:p w:rsidR="00865E0E" w:rsidDel="00845224" w:rsidRDefault="00865E0E" w:rsidP="00865E0E">
      <w:pPr>
        <w:spacing w:after="0"/>
        <w:rPr>
          <w:ins w:id="317" w:author="Ivan Lopez" w:date="2015-06-23T16:13:00Z"/>
          <w:del w:id="318" w:author="marcazal" w:date="2015-06-24T08:54:00Z"/>
          <w:b/>
        </w:rPr>
      </w:pPr>
      <w:commentRangeStart w:id="319"/>
      <w:commentRangeStart w:id="320"/>
      <w:ins w:id="321" w:author="Ivan Lopez" w:date="2015-06-23T16:13:00Z">
        <w:del w:id="322" w:author="marcazal" w:date="2015-06-24T08:54:00Z">
          <w:r w:rsidDel="00845224">
            <w:rPr>
              <w:b/>
            </w:rPr>
            <w:delText>3.3.5 Form</w:delText>
          </w:r>
          <w:commentRangeEnd w:id="319"/>
          <w:r w:rsidDel="00845224">
            <w:rPr>
              <w:rStyle w:val="Refdecomentario"/>
            </w:rPr>
            <w:commentReference w:id="319"/>
          </w:r>
          <w:commentRangeEnd w:id="320"/>
          <w:r w:rsidDel="00845224">
            <w:rPr>
              <w:rStyle w:val="Refdecomentario"/>
            </w:rPr>
            <w:commentReference w:id="320"/>
          </w:r>
        </w:del>
      </w:ins>
    </w:p>
    <w:p w:rsidR="00865E0E" w:rsidRDefault="00865E0E" w:rsidP="00865E0E">
      <w:pPr>
        <w:spacing w:after="0"/>
        <w:rPr>
          <w:ins w:id="323" w:author="Ivan Lopez" w:date="2015-06-23T16:13:00Z"/>
          <w:b/>
        </w:rPr>
      </w:pPr>
    </w:p>
    <w:p w:rsidR="00865E0E" w:rsidDel="00845224" w:rsidRDefault="00845224" w:rsidP="00865E0E">
      <w:pPr>
        <w:spacing w:after="0"/>
        <w:rPr>
          <w:ins w:id="324" w:author="Ivan Lopez" w:date="2015-06-23T16:13:00Z"/>
          <w:del w:id="325" w:author="marcazal" w:date="2015-06-24T08:59:00Z"/>
        </w:rPr>
      </w:pPr>
      <w:ins w:id="326" w:author="marcazal" w:date="2015-06-24T08:56:00Z">
        <w:r>
          <w:t>El</w:t>
        </w:r>
      </w:ins>
      <w:ins w:id="327" w:author="marcazal" w:date="2015-06-24T08:55:00Z">
        <w:r>
          <w:t xml:space="preserve"> </w:t>
        </w:r>
        <w:proofErr w:type="spellStart"/>
        <w:r w:rsidR="008F2327" w:rsidRPr="008F2327">
          <w:rPr>
            <w:i/>
          </w:rPr>
          <w:t>richFieldLiveValidation</w:t>
        </w:r>
      </w:ins>
      <w:proofErr w:type="spellEnd"/>
      <w:ins w:id="328" w:author="marcazal" w:date="2015-06-24T08:56:00Z">
        <w:r>
          <w:rPr>
            <w:i/>
          </w:rPr>
          <w:t xml:space="preserve"> </w:t>
        </w:r>
        <w:r>
          <w:t xml:space="preserve">es activado en el momento en el que se </w:t>
        </w:r>
      </w:ins>
      <w:ins w:id="329" w:author="marcazal" w:date="2015-06-24T08:57:00Z">
        <w:r>
          <w:t xml:space="preserve">establece como </w:t>
        </w:r>
        <w:proofErr w:type="spellStart"/>
        <w:r>
          <w:t>verdadero</w:t>
        </w:r>
      </w:ins>
      <w:commentRangeStart w:id="330"/>
      <w:commentRangeStart w:id="331"/>
      <w:ins w:id="332" w:author="Ivan Lopez" w:date="2015-06-23T16:13:00Z">
        <w:del w:id="333" w:author="marcazal" w:date="2015-06-24T08:57:00Z">
          <w:r w:rsidR="00865E0E" w:rsidRPr="00F41457" w:rsidDel="00845224">
            <w:delText>E</w:delText>
          </w:r>
          <w:r w:rsidR="00865E0E" w:rsidDel="00845224">
            <w:delText xml:space="preserve">ste elemento de interfaz es una especialización de un </w:delText>
          </w:r>
          <w:r w:rsidR="00865E0E" w:rsidRPr="00524215" w:rsidDel="00845224">
            <w:rPr>
              <w:i/>
            </w:rPr>
            <w:delText>compositeUIElement</w:delText>
          </w:r>
          <w:r w:rsidR="00865E0E" w:rsidDel="00845224">
            <w:delText xml:space="preserve"> y ha sido extendido con </w:delText>
          </w:r>
        </w:del>
        <w:r w:rsidR="00865E0E">
          <w:t>el</w:t>
        </w:r>
        <w:proofErr w:type="spellEnd"/>
        <w:r w:rsidR="00865E0E">
          <w:t xml:space="preserve"> valor etiquetado booleano </w:t>
        </w:r>
        <w:del w:id="334" w:author="marcazal" w:date="2015-06-24T08:58:00Z">
          <w:r w:rsidR="00865E0E" w:rsidDel="00845224">
            <w:rPr>
              <w:i/>
            </w:rPr>
            <w:delText>validate</w:delText>
          </w:r>
        </w:del>
      </w:ins>
      <w:ins w:id="335" w:author="marcazal" w:date="2015-06-24T08:58:00Z">
        <w:r>
          <w:rPr>
            <w:i/>
          </w:rPr>
          <w:t xml:space="preserve">valídate </w:t>
        </w:r>
        <w:r>
          <w:t xml:space="preserve">dentro del elemento de interfaz </w:t>
        </w:r>
        <w:proofErr w:type="spellStart"/>
        <w:r w:rsidR="008F2327" w:rsidRPr="008F2327">
          <w:rPr>
            <w:i/>
          </w:rPr>
          <w:t>form</w:t>
        </w:r>
      </w:ins>
      <w:proofErr w:type="spellEnd"/>
      <w:ins w:id="336" w:author="Ivan Lopez" w:date="2015-06-23T16:13:00Z">
        <w:r w:rsidR="00865E0E">
          <w:t>,</w:t>
        </w:r>
        <w:r w:rsidR="00865E0E">
          <w:rPr>
            <w:i/>
          </w:rPr>
          <w:t xml:space="preserve"> </w:t>
        </w:r>
        <w:r w:rsidR="00865E0E">
          <w:t xml:space="preserve">que indica si el formulario en cuestión tendrá o no algún tipo de validación de </w:t>
        </w:r>
        <w:r w:rsidR="00865E0E">
          <w:lastRenderedPageBreak/>
          <w:t xml:space="preserve">campo. </w:t>
        </w:r>
        <w:del w:id="337" w:author="marcazal" w:date="2015-06-24T08:59:00Z">
          <w:r w:rsidR="00865E0E" w:rsidDel="00845224">
            <w:delText xml:space="preserve">Por lo tanto </w:delText>
          </w:r>
          <w:r w:rsidR="00865E0E" w:rsidDel="00845224">
            <w:rPr>
              <w:i/>
            </w:rPr>
            <w:delText>validate</w:delText>
          </w:r>
          <w:r w:rsidR="00865E0E" w:rsidDel="00845224">
            <w:delText xml:space="preserve"> debe estar establecido en verdadero para que el RichFieldValidation pueda entrar en vigencia.</w:delText>
          </w:r>
          <w:commentRangeEnd w:id="330"/>
          <w:r w:rsidR="00865E0E" w:rsidDel="00845224">
            <w:rPr>
              <w:rStyle w:val="Refdecomentario"/>
            </w:rPr>
            <w:commentReference w:id="330"/>
          </w:r>
          <w:commentRangeEnd w:id="331"/>
          <w:r w:rsidR="00865E0E" w:rsidDel="00845224">
            <w:rPr>
              <w:rStyle w:val="Refdecomentario"/>
            </w:rPr>
            <w:commentReference w:id="331"/>
          </w:r>
        </w:del>
      </w:ins>
    </w:p>
    <w:p w:rsidR="00865E0E" w:rsidRDefault="00865E0E" w:rsidP="00865E0E">
      <w:pPr>
        <w:spacing w:after="0"/>
        <w:rPr>
          <w:ins w:id="338" w:author="Ivan Lopez" w:date="2015-06-23T16:13:00Z"/>
        </w:rPr>
      </w:pPr>
    </w:p>
    <w:p w:rsidR="00865E0E" w:rsidRDefault="00865E0E" w:rsidP="00865E0E">
      <w:pPr>
        <w:spacing w:after="0"/>
        <w:rPr>
          <w:ins w:id="339" w:author="Ivan Lopez" w:date="2015-06-23T16:13:00Z"/>
          <w:b/>
        </w:rPr>
      </w:pPr>
      <w:ins w:id="340" w:author="Ivan Lopez" w:date="2015-06-23T16:13:00Z">
        <w:r>
          <w:rPr>
            <w:b/>
          </w:rPr>
          <w:t xml:space="preserve">3.3.6 </w:t>
        </w:r>
        <w:proofErr w:type="spellStart"/>
        <w:r>
          <w:rPr>
            <w:b/>
          </w:rPr>
          <w:t>RichAccordion</w:t>
        </w:r>
        <w:proofErr w:type="spellEnd"/>
      </w:ins>
    </w:p>
    <w:p w:rsidR="00865E0E" w:rsidRDefault="00865E0E" w:rsidP="00865E0E">
      <w:pPr>
        <w:spacing w:after="0"/>
        <w:rPr>
          <w:ins w:id="341" w:author="Ivan Lopez" w:date="2015-06-23T16:13:00Z"/>
          <w:b/>
        </w:rPr>
      </w:pPr>
    </w:p>
    <w:p w:rsidR="00865E0E" w:rsidRDefault="00865E0E" w:rsidP="00865E0E">
      <w:pPr>
        <w:spacing w:after="0"/>
        <w:rPr>
          <w:ins w:id="342" w:author="Ivan Lopez" w:date="2015-06-23T16:13:00Z"/>
        </w:rPr>
      </w:pPr>
      <w:ins w:id="343" w:author="Ivan Lopez" w:date="2015-06-23T16:13:00Z">
        <w:r>
          <w:t xml:space="preserve">Este elemento de interfaz enriquecido permite encapsular a varios elementos de interfaz dentro de paneles </w:t>
        </w:r>
        <w:proofErr w:type="spellStart"/>
        <w:r>
          <w:t>colapsables</w:t>
        </w:r>
        <w:proofErr w:type="spellEnd"/>
        <w:r>
          <w:t xml:space="preserve">. Dentro de los elementos que pueden ser desplegados se encuentran los </w:t>
        </w:r>
        <w:commentRangeStart w:id="344"/>
        <w:commentRangeStart w:id="345"/>
        <w:proofErr w:type="spellStart"/>
        <w:r w:rsidRPr="008716B3">
          <w:rPr>
            <w:i/>
          </w:rPr>
          <w:t>compositeUIElements</w:t>
        </w:r>
        <w:proofErr w:type="spellEnd"/>
        <w:r>
          <w:t xml:space="preserve">,  </w:t>
        </w:r>
        <w:proofErr w:type="spellStart"/>
        <w:r w:rsidRPr="00CD6797">
          <w:rPr>
            <w:i/>
          </w:rPr>
          <w:t>table</w:t>
        </w:r>
        <w:proofErr w:type="spellEnd"/>
        <w:r>
          <w:t xml:space="preserve">  y los </w:t>
        </w:r>
        <w:proofErr w:type="spellStart"/>
        <w:r w:rsidRPr="00CD6797">
          <w:rPr>
            <w:i/>
          </w:rPr>
          <w:t>form</w:t>
        </w:r>
        <w:commentRangeEnd w:id="344"/>
        <w:proofErr w:type="spellEnd"/>
        <w:r>
          <w:rPr>
            <w:rStyle w:val="Refdecomentario"/>
          </w:rPr>
          <w:commentReference w:id="344"/>
        </w:r>
        <w:commentRangeEnd w:id="345"/>
        <w:r>
          <w:rPr>
            <w:rStyle w:val="Refdecomentario"/>
          </w:rPr>
          <w:commentReference w:id="345"/>
        </w:r>
        <w:r>
          <w:t xml:space="preserve">. Cada uno de los </w:t>
        </w:r>
        <w:commentRangeStart w:id="346"/>
        <w:commentRangeStart w:id="347"/>
        <w:r>
          <w:t xml:space="preserve">paneles </w:t>
        </w:r>
        <w:commentRangeEnd w:id="346"/>
        <w:r>
          <w:rPr>
            <w:rStyle w:val="Refdecomentario"/>
          </w:rPr>
          <w:commentReference w:id="346"/>
        </w:r>
        <w:commentRangeEnd w:id="347"/>
        <w:r>
          <w:rPr>
            <w:rStyle w:val="Refdecomentario"/>
          </w:rPr>
          <w:commentReference w:id="347"/>
        </w:r>
        <w:r>
          <w:t xml:space="preserve">que componen el </w:t>
        </w:r>
        <w:proofErr w:type="spellStart"/>
        <w:r>
          <w:t>RichAccordion</w:t>
        </w:r>
        <w:proofErr w:type="spellEnd"/>
        <w:r>
          <w:t xml:space="preserve"> </w:t>
        </w:r>
        <w:commentRangeStart w:id="348"/>
        <w:r>
          <w:t>es representado por medio de un diagrama de clases, que contiene atributos o propiedades que representan los distintos elementos de interfaz y valores etiquetados para indicar que el panel contendrá elementos compuestos.</w:t>
        </w:r>
        <w:commentRangeEnd w:id="348"/>
        <w:r>
          <w:rPr>
            <w:rStyle w:val="Refdecomentario"/>
          </w:rPr>
          <w:commentReference w:id="348"/>
        </w:r>
      </w:ins>
    </w:p>
    <w:p w:rsidR="00865E0E" w:rsidRDefault="00865E0E" w:rsidP="00865E0E">
      <w:pPr>
        <w:spacing w:after="0"/>
        <w:rPr>
          <w:ins w:id="349" w:author="Ivan Lopez" w:date="2015-06-23T16:13:00Z"/>
        </w:rPr>
      </w:pPr>
      <w:ins w:id="350" w:author="Ivan Lopez" w:date="2015-06-23T16:13:00Z">
        <w:r>
          <w:t xml:space="preserve">Para establecer que un </w:t>
        </w:r>
        <w:r w:rsidRPr="00A85497">
          <w:t>panel</w:t>
        </w:r>
        <w:r>
          <w:rPr>
            <w:i/>
          </w:rPr>
          <w:t xml:space="preserve"> </w:t>
        </w:r>
        <w:r>
          <w:t xml:space="preserve">forma parte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no forma parte de un </w:t>
        </w:r>
        <w:commentRangeStart w:id="351"/>
        <w:r>
          <w:t>panel</w:t>
        </w:r>
        <w:commentRangeEnd w:id="351"/>
        <w:r>
          <w:rPr>
            <w:rStyle w:val="Refdecomentario"/>
          </w:rPr>
          <w:commentReference w:id="351"/>
        </w:r>
        <w:r>
          <w:t>.</w:t>
        </w:r>
      </w:ins>
    </w:p>
    <w:p w:rsidR="00865E0E" w:rsidRDefault="00865E0E" w:rsidP="00865E0E">
      <w:pPr>
        <w:spacing w:after="0"/>
        <w:rPr>
          <w:ins w:id="352" w:author="Ivan Lopez" w:date="2015-06-23T16:13:00Z"/>
          <w:b/>
        </w:rPr>
      </w:pPr>
    </w:p>
    <w:p w:rsidR="00865E0E" w:rsidRDefault="00865E0E" w:rsidP="00865E0E">
      <w:pPr>
        <w:spacing w:after="0"/>
        <w:rPr>
          <w:ins w:id="353" w:author="Ivan Lopez" w:date="2015-06-23T16:13:00Z"/>
          <w:b/>
        </w:rPr>
      </w:pPr>
      <w:ins w:id="354" w:author="Ivan Lopez" w:date="2015-06-23T16:13:00Z">
        <w:r>
          <w:rPr>
            <w:b/>
          </w:rPr>
          <w:t xml:space="preserve">3.3.7 </w:t>
        </w:r>
        <w:proofErr w:type="spellStart"/>
        <w:r>
          <w:rPr>
            <w:b/>
          </w:rPr>
          <w:t>RichTabs</w:t>
        </w:r>
        <w:proofErr w:type="spellEnd"/>
      </w:ins>
    </w:p>
    <w:p w:rsidR="00865E0E" w:rsidRDefault="00865E0E" w:rsidP="00865E0E">
      <w:pPr>
        <w:spacing w:after="0"/>
        <w:rPr>
          <w:ins w:id="355" w:author="Ivan Lopez" w:date="2015-06-23T16:13:00Z"/>
          <w:b/>
        </w:rPr>
      </w:pPr>
    </w:p>
    <w:p w:rsidR="00865E0E" w:rsidRPr="005E5FD9" w:rsidRDefault="00865E0E" w:rsidP="00865E0E">
      <w:pPr>
        <w:spacing w:after="0"/>
        <w:rPr>
          <w:ins w:id="356" w:author="Ivan Lopez" w:date="2015-06-23T16:13:00Z"/>
          <w:lang w:val="es-PY"/>
        </w:rPr>
      </w:pPr>
      <w:ins w:id="357" w:author="Ivan Lopez" w:date="2015-06-23T16:13:00Z">
        <w:r>
          <w:t xml:space="preserve">Este elemento de interfaz enriquecido, permite al igual que el </w:t>
        </w:r>
        <w:proofErr w:type="spellStart"/>
        <w:r w:rsidRPr="00105CEF">
          <w:rPr>
            <w:i/>
          </w:rPr>
          <w:t>richAccordion</w:t>
        </w:r>
        <w:proofErr w:type="spellEnd"/>
        <w:r>
          <w:rPr>
            <w:i/>
          </w:rPr>
          <w:t xml:space="preserve"> </w:t>
        </w:r>
        <w:r>
          <w:t xml:space="preserve">aglomerar a varios elementos de interfaz en cada una de sus pestañas. Similarmente al </w:t>
        </w:r>
        <w:proofErr w:type="spellStart"/>
        <w:r>
          <w:t>richAccordion</w:t>
        </w:r>
        <w:proofErr w:type="spellEnd"/>
        <w:r>
          <w:t xml:space="preserve">, para especificar que una pestaña forma parte de un </w:t>
        </w:r>
        <w:proofErr w:type="spellStart"/>
        <w:r>
          <w:t>richTabs</w:t>
        </w:r>
        <w:proofErr w:type="spellEnd"/>
        <w:r>
          <w:t xml:space="preserve">, se debe seleccionar de la enumeración </w:t>
        </w:r>
        <w:proofErr w:type="spellStart"/>
        <w:r w:rsidRPr="00A25C66">
          <w:rPr>
            <w:i/>
          </w:rPr>
          <w:t>content</w:t>
        </w:r>
        <w:proofErr w:type="spellEnd"/>
        <w:r>
          <w:t xml:space="preserve"> que forma parte del </w:t>
        </w:r>
        <w:proofErr w:type="spellStart"/>
        <w:r w:rsidRPr="00A25C66">
          <w:rPr>
            <w:i/>
          </w:rPr>
          <w:t>compositeUIElement</w:t>
        </w:r>
        <w:proofErr w:type="spellEnd"/>
        <w:r>
          <w:rPr>
            <w:i/>
          </w:rPr>
          <w:t xml:space="preserve"> </w:t>
        </w:r>
        <w:r>
          <w:t xml:space="preserve">el valor </w:t>
        </w:r>
        <w:proofErr w:type="spellStart"/>
        <w:r w:rsidRPr="00A25C66">
          <w:rPr>
            <w:i/>
          </w:rPr>
          <w:t>withinARichTab</w:t>
        </w:r>
        <w:proofErr w:type="spellEnd"/>
        <w:r>
          <w:rPr>
            <w:i/>
          </w:rPr>
          <w:t xml:space="preserve">. </w:t>
        </w:r>
      </w:ins>
    </w:p>
    <w:p w:rsidR="004447A8" w:rsidRDefault="004447A8" w:rsidP="004447A8">
      <w:pPr>
        <w:spacing w:after="0"/>
        <w:rPr>
          <w:ins w:id="358" w:author="marcazal" w:date="2015-06-24T07:58:00Z"/>
        </w:rPr>
      </w:pPr>
      <w:ins w:id="359" w:author="marcazal" w:date="2015-06-24T07:58:00Z">
        <w:r>
          <w:tab/>
        </w:r>
      </w:ins>
    </w:p>
    <w:p w:rsidR="004447A8" w:rsidRPr="0038667B" w:rsidRDefault="004447A8" w:rsidP="004447A8">
      <w:pPr>
        <w:spacing w:after="0"/>
        <w:rPr>
          <w:ins w:id="360" w:author="marcazal" w:date="2015-06-24T07:58:00Z"/>
        </w:rPr>
      </w:pPr>
      <w:ins w:id="361" w:author="marcazal" w:date="2015-06-24T07:58:00Z">
        <w:r>
          <w:t xml:space="preserve">De los </w:t>
        </w:r>
        <w:proofErr w:type="spellStart"/>
        <w:r>
          <w:t>metamodelos</w:t>
        </w:r>
        <w:proofErr w:type="spellEnd"/>
        <w:r>
          <w:t xml:space="preserve"> de contenido y 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ins>
    </w:p>
    <w:p w:rsidR="00000000" w:rsidRDefault="00397E8F">
      <w:pPr>
        <w:rPr>
          <w:b/>
        </w:rPr>
      </w:pPr>
    </w:p>
    <w:p w:rsidR="00A25C66" w:rsidRPr="00727837" w:rsidRDefault="003A5F57" w:rsidP="003A5F57">
      <w:pPr>
        <w:spacing w:after="0"/>
      </w:pPr>
      <w:r>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362"/>
      <w:r w:rsidR="003A5F57" w:rsidRPr="003C43DF">
        <w:rPr>
          <w:b/>
          <w:caps/>
        </w:rPr>
        <w:t>El perfil para el modelado de contenido en MoWebA (Content profile).</w:t>
      </w:r>
      <w:commentRangeEnd w:id="362"/>
      <w:r w:rsidR="004979E5">
        <w:rPr>
          <w:rStyle w:val="Refdecomentario"/>
        </w:rPr>
        <w:commentReference w:id="362"/>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363"/>
      <w:commentRangeStart w:id="364"/>
      <w:proofErr w:type="spellStart"/>
      <w:r w:rsidR="00966385">
        <w:t>PiM</w:t>
      </w:r>
      <w:commentRangeEnd w:id="363"/>
      <w:proofErr w:type="spellEnd"/>
      <w:r w:rsidR="0078413E">
        <w:rPr>
          <w:rStyle w:val="Refdecomentario"/>
        </w:rPr>
        <w:commentReference w:id="363"/>
      </w:r>
      <w:commentRangeEnd w:id="364"/>
      <w:r w:rsidR="008E6977">
        <w:rPr>
          <w:rStyle w:val="Refdecomentario"/>
        </w:rPr>
        <w:commentReference w:id="364"/>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r w:rsidR="00C16B85">
        <w:t xml:space="preserve"> en </w:t>
      </w:r>
      <w:commentRangeStart w:id="365"/>
      <w:r w:rsidR="00C16B85">
        <w:t>azul</w:t>
      </w:r>
      <w:r w:rsidR="00966385">
        <w:t xml:space="preserve"> </w:t>
      </w:r>
      <w:commentRangeEnd w:id="365"/>
      <w:r w:rsidR="00856CCF">
        <w:rPr>
          <w:rStyle w:val="Refdecomentario"/>
        </w:rPr>
        <w:commentReference w:id="365"/>
      </w:r>
      <w:r w:rsidR="00966385">
        <w:t>forman parte de la extensión</w:t>
      </w:r>
      <w:r w:rsidR="00856CCF">
        <w:t xml:space="preserve"> que se hace en este trabajo de tesis</w:t>
      </w:r>
      <w:r w:rsidR="00966385">
        <w:t xml:space="preserve">. </w:t>
      </w:r>
      <w:commentRangeStart w:id="366"/>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367" w:author="Vaio" w:date="2015-06-17T00:41:00Z">
        <w:r w:rsidR="004979E5">
          <w:t>m</w:t>
        </w:r>
      </w:ins>
      <w:del w:id="368"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369" w:author="Vaio" w:date="2015-06-17T00:41:00Z">
        <w:r w:rsidR="004979E5">
          <w:t>p</w:t>
        </w:r>
      </w:ins>
      <w:del w:id="370" w:author="Vaio" w:date="2015-06-17T00:41:00Z">
        <w:r w:rsidR="00FF0725" w:rsidDel="004979E5">
          <w:delText>P</w:delText>
        </w:r>
      </w:del>
      <w:r w:rsidR="00FF0725">
        <w:t>ropiedades estereotipadas</w:t>
      </w:r>
      <w:commentRangeEnd w:id="366"/>
      <w:r w:rsidR="004979E5">
        <w:rPr>
          <w:rStyle w:val="Refdecomentario"/>
        </w:rPr>
        <w:commentReference w:id="366"/>
      </w:r>
      <w:r w:rsidR="004312FC">
        <w:t xml:space="preserve">. </w:t>
      </w:r>
      <w:commentRangeStart w:id="371"/>
      <w:r w:rsidR="004312FC">
        <w:t xml:space="preserve">A continuación se presentan los nuevos elementos simples y compuestos propuestos a </w:t>
      </w:r>
      <w:proofErr w:type="spellStart"/>
      <w:r w:rsidR="004312FC">
        <w:t>MoWebA</w:t>
      </w:r>
      <w:proofErr w:type="spellEnd"/>
      <w:r w:rsidR="004312FC">
        <w:t>.</w:t>
      </w:r>
      <w:commentRangeEnd w:id="371"/>
      <w:r w:rsidR="0006154A">
        <w:rPr>
          <w:rStyle w:val="Refdecomentario"/>
        </w:rPr>
        <w:commentReference w:id="371"/>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5400040" cy="3864502"/>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4" cstate="print"/>
                    <a:stretch>
                      <a:fillRect/>
                    </a:stretch>
                  </pic:blipFill>
                  <pic:spPr>
                    <a:xfrm>
                      <a:off x="0" y="0"/>
                      <a:ext cx="5400040" cy="3864502"/>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372"/>
      <w:commentRangeStart w:id="373"/>
      <w:r w:rsidRPr="00A15776">
        <w:rPr>
          <w:color w:val="000000" w:themeColor="text1"/>
        </w:rPr>
        <w:t xml:space="preserve">Figura </w:t>
      </w:r>
      <w:r w:rsidR="008F2327" w:rsidRPr="00A15776">
        <w:rPr>
          <w:color w:val="000000" w:themeColor="text1"/>
        </w:rPr>
        <w:fldChar w:fldCharType="begin"/>
      </w:r>
      <w:r w:rsidRPr="00A15776">
        <w:rPr>
          <w:color w:val="000000" w:themeColor="text1"/>
        </w:rPr>
        <w:instrText xml:space="preserve"> SEQ Figura \* ARABIC </w:instrText>
      </w:r>
      <w:r w:rsidR="008F2327" w:rsidRPr="00A15776">
        <w:rPr>
          <w:color w:val="000000" w:themeColor="text1"/>
        </w:rPr>
        <w:fldChar w:fldCharType="separate"/>
      </w:r>
      <w:ins w:id="374" w:author="marcazal" w:date="2015-06-24T00:04:00Z">
        <w:r w:rsidR="00082754">
          <w:rPr>
            <w:noProof/>
            <w:color w:val="000000" w:themeColor="text1"/>
          </w:rPr>
          <w:t>6</w:t>
        </w:r>
      </w:ins>
      <w:del w:id="375" w:author="marcazal" w:date="2015-06-24T00:04:00Z">
        <w:r w:rsidR="00520F35" w:rsidDel="00082754">
          <w:rPr>
            <w:noProof/>
            <w:color w:val="000000" w:themeColor="text1"/>
          </w:rPr>
          <w:delText>3</w:delText>
        </w:r>
      </w:del>
      <w:r w:rsidR="008F2327"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372"/>
      <w:proofErr w:type="spellEnd"/>
      <w:r w:rsidR="0006154A">
        <w:rPr>
          <w:rStyle w:val="Refdecomentario"/>
          <w:b w:val="0"/>
          <w:bCs w:val="0"/>
          <w:color w:val="auto"/>
        </w:rPr>
        <w:commentReference w:id="372"/>
      </w:r>
      <w:commentRangeEnd w:id="373"/>
      <w:r w:rsidR="008E6977">
        <w:rPr>
          <w:rStyle w:val="Refdecomentario"/>
          <w:b w:val="0"/>
          <w:bCs w:val="0"/>
          <w:color w:val="auto"/>
        </w:rPr>
        <w:commentReference w:id="373"/>
      </w:r>
    </w:p>
    <w:p w:rsidR="007230B3" w:rsidRDefault="007230B3" w:rsidP="003A5F57">
      <w:pPr>
        <w:spacing w:after="0"/>
        <w:rPr>
          <w:b/>
        </w:rPr>
      </w:pPr>
      <w:bookmarkStart w:id="376" w:name="_GoBack"/>
      <w:bookmarkEnd w:id="376"/>
    </w:p>
    <w:p w:rsidR="00795985" w:rsidRPr="00795985" w:rsidRDefault="00795985" w:rsidP="00795985">
      <w:pPr>
        <w:spacing w:after="0"/>
        <w:rPr>
          <w:ins w:id="377" w:author="Ivan Lopez" w:date="2015-06-23T17:39:00Z"/>
          <w:b/>
          <w:caps/>
        </w:rPr>
      </w:pPr>
      <w:ins w:id="378" w:author="Ivan Lopez" w:date="2015-06-23T17:39:00Z">
        <w:r w:rsidRPr="00795985">
          <w:rPr>
            <w:b/>
            <w:caps/>
          </w:rPr>
          <w:t>3.4    Modelado de interfaces de usuario con MoWebA.</w:t>
        </w:r>
      </w:ins>
    </w:p>
    <w:p w:rsidR="00795985" w:rsidRPr="00795985" w:rsidRDefault="00795985" w:rsidP="00795985">
      <w:pPr>
        <w:spacing w:after="0"/>
        <w:rPr>
          <w:ins w:id="379" w:author="Ivan Lopez" w:date="2015-06-23T17:39:00Z"/>
          <w:b/>
          <w:caps/>
        </w:rPr>
      </w:pPr>
    </w:p>
    <w:p w:rsidR="00795985" w:rsidRPr="00795985" w:rsidRDefault="00795985" w:rsidP="00795985">
      <w:pPr>
        <w:spacing w:after="0"/>
        <w:rPr>
          <w:ins w:id="380" w:author="Ivan Lopez" w:date="2015-06-23T17:39:00Z"/>
        </w:rPr>
      </w:pPr>
      <w:ins w:id="381"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382"/>
        <w:r w:rsidRPr="00795985">
          <w:t>una aplicación de ejemplo</w:t>
        </w:r>
        <w:commentRangeEnd w:id="382"/>
        <w:r w:rsidRPr="00795985">
          <w:rPr>
            <w:sz w:val="16"/>
            <w:szCs w:val="16"/>
          </w:rPr>
          <w:commentReference w:id="382"/>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proofErr w:type="spellStart"/>
        <w:r w:rsidRPr="00795985">
          <w:rPr>
            <w:i/>
          </w:rPr>
          <w:t>withinARichAccordion</w:t>
        </w:r>
        <w:proofErr w:type="spellEnd"/>
        <w:r w:rsidRPr="00795985">
          <w:rPr>
            <w:i/>
          </w:rPr>
          <w:t xml:space="preserve">, </w:t>
        </w:r>
        <w:r w:rsidRPr="00795985">
          <w:t xml:space="preserve">expresando de esta forma que cada uno de ellos forma parte de un </w:t>
        </w:r>
        <w:proofErr w:type="spellStart"/>
        <w:r w:rsidRPr="00795985">
          <w:t>richAccordion</w:t>
        </w:r>
        <w:proofErr w:type="spellEnd"/>
        <w:r w:rsidRPr="00795985">
          <w:t xml:space="preserve">. </w:t>
        </w:r>
        <w:commentRangeStart w:id="383"/>
        <w:r w:rsidRPr="00795985">
          <w:t xml:space="preserve">De manera análoga, si se tratase de un elemento de interfaz del tipo </w:t>
        </w:r>
        <w:proofErr w:type="spellStart"/>
        <w:r w:rsidRPr="00795985">
          <w:rPr>
            <w:i/>
          </w:rPr>
          <w:t>richTabs</w:t>
        </w:r>
        <w:proofErr w:type="spellEnd"/>
        <w:r w:rsidRPr="00795985">
          <w:rPr>
            <w:i/>
          </w:rPr>
          <w:t xml:space="preserve">, </w:t>
        </w:r>
        <w:r w:rsidRPr="00795985">
          <w:t xml:space="preserve">cada uno de los paneles estaría etiquetado con el valor </w:t>
        </w:r>
        <w:proofErr w:type="spellStart"/>
        <w:r w:rsidRPr="00795985">
          <w:rPr>
            <w:i/>
          </w:rPr>
          <w:t>withinARichTabs</w:t>
        </w:r>
        <w:proofErr w:type="spellEnd"/>
        <w:r w:rsidRPr="00795985">
          <w:t>, como se citó en la sección anterior.</w:t>
        </w:r>
        <w:commentRangeEnd w:id="383"/>
        <w:r w:rsidRPr="00795985">
          <w:rPr>
            <w:sz w:val="16"/>
            <w:szCs w:val="16"/>
          </w:rPr>
          <w:commentReference w:id="383"/>
        </w:r>
      </w:ins>
    </w:p>
    <w:p w:rsidR="00795985" w:rsidRPr="00795985" w:rsidRDefault="00795985" w:rsidP="00795985">
      <w:pPr>
        <w:spacing w:after="0"/>
        <w:rPr>
          <w:ins w:id="384" w:author="Ivan Lopez" w:date="2015-06-23T17:39:00Z"/>
        </w:rPr>
      </w:pPr>
    </w:p>
    <w:p w:rsidR="00795985" w:rsidRPr="00795985" w:rsidRDefault="00795985" w:rsidP="00795985">
      <w:pPr>
        <w:spacing w:after="0"/>
        <w:rPr>
          <w:ins w:id="385" w:author="Ivan Lopez" w:date="2015-06-23T17:39:00Z"/>
        </w:rPr>
      </w:pPr>
      <w:commentRangeStart w:id="386"/>
      <w:ins w:id="387"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richAutoSuggest</w:t>
        </w:r>
        <w:proofErr w:type="spellEnd"/>
        <w:r w:rsidRPr="00795985">
          <w:t xml:space="preserve"> con sus respectivos valores etiquetados para representar las propiedades de cada uno de ellos. Por 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w:t>
        </w:r>
        <w:r w:rsidRPr="00795985">
          <w:rPr>
            <w:i/>
          </w:rPr>
          <w:lastRenderedPageBreak/>
          <w:t xml:space="preserve">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386"/>
        <w:r w:rsidRPr="00795985">
          <w:rPr>
            <w:sz w:val="16"/>
            <w:szCs w:val="16"/>
          </w:rPr>
          <w:commentReference w:id="386"/>
        </w:r>
      </w:ins>
    </w:p>
    <w:p w:rsidR="00795985" w:rsidRPr="00795985" w:rsidRDefault="00397E8F" w:rsidP="00795985">
      <w:pPr>
        <w:keepNext/>
        <w:spacing w:after="0"/>
        <w:rPr>
          <w:ins w:id="388" w:author="Ivan Lopez" w:date="2015-06-23T17:39:00Z"/>
        </w:rPr>
      </w:pPr>
      <w:ins w:id="389" w:author="Ivan Lopez" w:date="2015-06-23T17:39:00Z">
        <w:r>
          <w:rPr>
            <w:noProof/>
            <w:lang w:val="es-PY" w:eastAsia="es-PY"/>
          </w:rPr>
          <w:drawing>
            <wp:inline distT="0" distB="0" distL="0" distR="0">
              <wp:extent cx="5400033" cy="2995642"/>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5" cstate="print"/>
                      <a:stretch>
                        <a:fillRect/>
                      </a:stretch>
                    </pic:blipFill>
                    <pic:spPr>
                      <a:xfrm>
                        <a:off x="0" y="0"/>
                        <a:ext cx="5400040" cy="2995646"/>
                      </a:xfrm>
                      <a:prstGeom prst="rect">
                        <a:avLst/>
                      </a:prstGeom>
                    </pic:spPr>
                  </pic:pic>
                </a:graphicData>
              </a:graphic>
            </wp:inline>
          </w:drawing>
        </w:r>
      </w:ins>
    </w:p>
    <w:p w:rsidR="00795985" w:rsidRPr="00795985" w:rsidRDefault="00795985" w:rsidP="00795985">
      <w:pPr>
        <w:spacing w:line="240" w:lineRule="auto"/>
        <w:ind w:left="1416" w:firstLine="708"/>
        <w:rPr>
          <w:ins w:id="390" w:author="Ivan Lopez" w:date="2015-06-23T17:39:00Z"/>
          <w:bCs/>
          <w:sz w:val="18"/>
          <w:szCs w:val="18"/>
          <w:lang w:val="es-PY"/>
        </w:rPr>
      </w:pPr>
      <w:commentRangeStart w:id="391"/>
      <w:ins w:id="392" w:author="Ivan Lopez" w:date="2015-06-23T17:39:00Z">
        <w:r w:rsidRPr="00795985">
          <w:rPr>
            <w:b/>
            <w:bCs/>
            <w:sz w:val="18"/>
            <w:szCs w:val="18"/>
          </w:rPr>
          <w:t xml:space="preserve">Figura </w:t>
        </w:r>
        <w:commentRangeEnd w:id="391"/>
        <w:r w:rsidRPr="00795985">
          <w:rPr>
            <w:sz w:val="16"/>
            <w:szCs w:val="16"/>
          </w:rPr>
          <w:commentReference w:id="391"/>
        </w:r>
        <w:r w:rsidR="008F2327" w:rsidRPr="00795985">
          <w:rPr>
            <w:b/>
            <w:bCs/>
            <w:sz w:val="18"/>
            <w:szCs w:val="18"/>
          </w:rPr>
          <w:fldChar w:fldCharType="begin"/>
        </w:r>
        <w:r w:rsidRPr="00795985">
          <w:rPr>
            <w:b/>
            <w:bCs/>
            <w:sz w:val="18"/>
            <w:szCs w:val="18"/>
          </w:rPr>
          <w:instrText xml:space="preserve"> SEQ Figura \* ARABIC </w:instrText>
        </w:r>
        <w:r w:rsidR="008F2327" w:rsidRPr="00795985">
          <w:rPr>
            <w:b/>
            <w:bCs/>
            <w:sz w:val="18"/>
            <w:szCs w:val="18"/>
          </w:rPr>
          <w:fldChar w:fldCharType="separate"/>
        </w:r>
      </w:ins>
      <w:ins w:id="393" w:author="marcazal" w:date="2015-06-24T00:04:00Z">
        <w:r w:rsidR="00082754">
          <w:rPr>
            <w:b/>
            <w:bCs/>
            <w:noProof/>
            <w:sz w:val="18"/>
            <w:szCs w:val="18"/>
          </w:rPr>
          <w:t>7</w:t>
        </w:r>
      </w:ins>
      <w:ins w:id="394" w:author="Ivan Lopez" w:date="2015-06-23T17:39:00Z">
        <w:del w:id="395" w:author="marcazal" w:date="2015-06-24T00:04:00Z">
          <w:r w:rsidRPr="00795985" w:rsidDel="00082754">
            <w:rPr>
              <w:b/>
              <w:bCs/>
              <w:noProof/>
              <w:sz w:val="18"/>
              <w:szCs w:val="18"/>
            </w:rPr>
            <w:delText>4</w:delText>
          </w:r>
        </w:del>
        <w:r w:rsidR="008F2327" w:rsidRPr="00795985">
          <w:rPr>
            <w:b/>
            <w:bCs/>
            <w:sz w:val="18"/>
            <w:szCs w:val="18"/>
          </w:rPr>
          <w:fldChar w:fldCharType="end"/>
        </w:r>
        <w:r w:rsidRPr="00795985">
          <w:rPr>
            <w:bCs/>
            <w:sz w:val="18"/>
            <w:szCs w:val="18"/>
          </w:rPr>
          <w:t xml:space="preserve"> </w:t>
        </w:r>
        <w:commentRangeStart w:id="396"/>
        <w:r w:rsidRPr="00795985">
          <w:rPr>
            <w:bCs/>
            <w:sz w:val="18"/>
            <w:szCs w:val="18"/>
          </w:rPr>
          <w:t xml:space="preserve">PIM de una aplicación de ejemplo con </w:t>
        </w:r>
        <w:proofErr w:type="spellStart"/>
        <w:r w:rsidRPr="00795985">
          <w:rPr>
            <w:bCs/>
            <w:sz w:val="18"/>
            <w:szCs w:val="18"/>
          </w:rPr>
          <w:t>MoWebA</w:t>
        </w:r>
        <w:commentRangeEnd w:id="396"/>
        <w:proofErr w:type="spellEnd"/>
        <w:r w:rsidRPr="00795985">
          <w:rPr>
            <w:sz w:val="16"/>
            <w:szCs w:val="16"/>
          </w:rPr>
          <w:commentReference w:id="396"/>
        </w:r>
      </w:ins>
    </w:p>
    <w:p w:rsidR="00795985" w:rsidRPr="00795985" w:rsidRDefault="00795985" w:rsidP="00795985">
      <w:pPr>
        <w:keepNext/>
        <w:spacing w:after="0"/>
        <w:rPr>
          <w:ins w:id="397" w:author="Ivan Lopez" w:date="2015-06-23T17:39:00Z"/>
        </w:rPr>
      </w:pPr>
      <w:ins w:id="398" w:author="Ivan Lopez" w:date="2015-06-23T17:39:00Z">
        <w:r w:rsidRPr="00795985">
          <w:rPr>
            <w:lang w:val="es-PY"/>
          </w:rPr>
          <w:t xml:space="preserve">Finalmente </w:t>
        </w:r>
        <w:r w:rsidRPr="00795985">
          <w:t>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ins>
    </w:p>
    <w:p w:rsidR="00795985" w:rsidRPr="00795985" w:rsidRDefault="00795985" w:rsidP="00795985">
      <w:pPr>
        <w:spacing w:after="0"/>
        <w:rPr>
          <w:ins w:id="399" w:author="Ivan Lopez" w:date="2015-06-23T17:39:00Z"/>
        </w:rPr>
      </w:pPr>
    </w:p>
    <w:p w:rsidR="00795985" w:rsidRPr="00795985" w:rsidRDefault="00795985" w:rsidP="00795985">
      <w:pPr>
        <w:rPr>
          <w:ins w:id="400" w:author="Ivan Lopez" w:date="2015-06-23T17:39:00Z"/>
        </w:rPr>
      </w:pPr>
    </w:p>
    <w:p w:rsidR="00795985" w:rsidRPr="00795985" w:rsidRDefault="00397E8F" w:rsidP="00795985">
      <w:pPr>
        <w:jc w:val="center"/>
        <w:rPr>
          <w:ins w:id="401" w:author="Ivan Lopez" w:date="2015-06-23T17:39:00Z"/>
        </w:rPr>
      </w:pPr>
      <w:ins w:id="402" w:author="Ivan Lopez" w:date="2015-06-23T17:39:00Z">
        <w:r>
          <w:rPr>
            <w:noProof/>
            <w:lang w:val="es-PY" w:eastAsia="es-PY"/>
          </w:rPr>
          <w:lastRenderedPageBreak/>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6"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403" w:author="Ivan Lopez" w:date="2015-06-23T17:39:00Z"/>
          <w:bCs/>
          <w:color w:val="000000" w:themeColor="text1"/>
          <w:sz w:val="18"/>
          <w:szCs w:val="18"/>
        </w:rPr>
      </w:pPr>
      <w:ins w:id="404"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8F2327"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8F2327" w:rsidRPr="00795985">
          <w:rPr>
            <w:b/>
            <w:bCs/>
            <w:color w:val="000000" w:themeColor="text1"/>
            <w:sz w:val="18"/>
            <w:szCs w:val="18"/>
          </w:rPr>
          <w:fldChar w:fldCharType="separate"/>
        </w:r>
      </w:ins>
      <w:ins w:id="405" w:author="marcazal" w:date="2015-06-24T00:04:00Z">
        <w:r w:rsidR="00082754">
          <w:rPr>
            <w:b/>
            <w:bCs/>
            <w:noProof/>
            <w:color w:val="000000" w:themeColor="text1"/>
            <w:sz w:val="18"/>
            <w:szCs w:val="18"/>
          </w:rPr>
          <w:t>8</w:t>
        </w:r>
      </w:ins>
      <w:ins w:id="406" w:author="Ivan Lopez" w:date="2015-06-23T17:39:00Z">
        <w:del w:id="407" w:author="marcazal" w:date="2015-06-24T00:04:00Z">
          <w:r w:rsidRPr="00795985" w:rsidDel="00082754">
            <w:rPr>
              <w:b/>
              <w:bCs/>
              <w:noProof/>
              <w:color w:val="000000" w:themeColor="text1"/>
              <w:sz w:val="18"/>
              <w:szCs w:val="18"/>
            </w:rPr>
            <w:delText>5</w:delText>
          </w:r>
        </w:del>
        <w:r w:rsidR="008F2327"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408" w:author="Ivan Lopez" w:date="2015-06-23T17:39:00Z"/>
        </w:rPr>
      </w:pPr>
    </w:p>
    <w:p w:rsidR="00795985" w:rsidRPr="00795985" w:rsidRDefault="00397E8F" w:rsidP="00795985">
      <w:pPr>
        <w:keepNext/>
        <w:rPr>
          <w:ins w:id="409" w:author="Ivan Lopez" w:date="2015-06-23T17:39:00Z"/>
        </w:rPr>
      </w:pPr>
      <w:ins w:id="410" w:author="Ivan Lopez" w:date="2015-06-23T17:39:00Z">
        <w:r>
          <w:rPr>
            <w:noProof/>
            <w:lang w:val="es-PY" w:eastAsia="es-PY"/>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7"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411" w:author="Ivan Lopez" w:date="2015-06-23T17:39:00Z"/>
          <w:bCs/>
          <w:color w:val="000000" w:themeColor="text1"/>
          <w:sz w:val="18"/>
          <w:szCs w:val="18"/>
        </w:rPr>
      </w:pPr>
      <w:ins w:id="412" w:author="Ivan Lopez" w:date="2015-06-23T17:39:00Z">
        <w:r w:rsidRPr="00795985">
          <w:rPr>
            <w:b/>
            <w:bCs/>
            <w:color w:val="000000" w:themeColor="text1"/>
            <w:sz w:val="18"/>
            <w:szCs w:val="18"/>
          </w:rPr>
          <w:t xml:space="preserve">                    Figura </w:t>
        </w:r>
        <w:r w:rsidR="008F2327"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8F2327" w:rsidRPr="00795985">
          <w:rPr>
            <w:b/>
            <w:bCs/>
            <w:color w:val="000000" w:themeColor="text1"/>
            <w:sz w:val="18"/>
            <w:szCs w:val="18"/>
          </w:rPr>
          <w:fldChar w:fldCharType="separate"/>
        </w:r>
      </w:ins>
      <w:ins w:id="413" w:author="marcazal" w:date="2015-06-24T00:04:00Z">
        <w:r w:rsidR="00082754">
          <w:rPr>
            <w:b/>
            <w:bCs/>
            <w:noProof/>
            <w:color w:val="000000" w:themeColor="text1"/>
            <w:sz w:val="18"/>
            <w:szCs w:val="18"/>
          </w:rPr>
          <w:t>9</w:t>
        </w:r>
      </w:ins>
      <w:ins w:id="414" w:author="Ivan Lopez" w:date="2015-06-23T17:39:00Z">
        <w:del w:id="415" w:author="marcazal" w:date="2015-06-24T00:04:00Z">
          <w:r w:rsidRPr="00795985" w:rsidDel="00082754">
            <w:rPr>
              <w:b/>
              <w:bCs/>
              <w:noProof/>
              <w:color w:val="000000" w:themeColor="text1"/>
              <w:sz w:val="18"/>
              <w:szCs w:val="18"/>
            </w:rPr>
            <w:delText>6</w:delText>
          </w:r>
        </w:del>
        <w:r w:rsidR="008F2327"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416" w:author="Ivan Lopez" w:date="2015-06-23T17:39:00Z"/>
        </w:rPr>
      </w:pPr>
    </w:p>
    <w:p w:rsidR="00795985" w:rsidRPr="00795985" w:rsidRDefault="00795985" w:rsidP="00795985">
      <w:pPr>
        <w:rPr>
          <w:ins w:id="417" w:author="Ivan Lopez" w:date="2015-06-23T17:39:00Z"/>
          <w:lang w:val="es-PY"/>
        </w:rPr>
      </w:pPr>
      <w:commentRangeStart w:id="418"/>
      <w:commentRangeStart w:id="419"/>
      <w:ins w:id="420" w:author="Ivan Lopez" w:date="2015-06-23T17:39:00Z">
        <w:r w:rsidRPr="00795985">
          <w:t>En</w:t>
        </w:r>
        <w:commentRangeEnd w:id="418"/>
        <w:r w:rsidRPr="00795985">
          <w:rPr>
            <w:sz w:val="16"/>
            <w:szCs w:val="16"/>
          </w:rPr>
          <w:commentReference w:id="418"/>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w:t>
        </w:r>
        <w:r w:rsidRPr="00795985">
          <w:rPr>
            <w:lang w:val="es-PY"/>
          </w:rPr>
          <w:lastRenderedPageBreak/>
          <w:t xml:space="preserve">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ins>
    </w:p>
    <w:p w:rsidR="00795985" w:rsidRPr="00795985" w:rsidRDefault="00795985" w:rsidP="00795985">
      <w:pPr>
        <w:rPr>
          <w:ins w:id="421" w:author="Ivan Lopez" w:date="2015-06-23T17:39:00Z"/>
          <w:lang w:val="es-PY"/>
        </w:rPr>
      </w:pPr>
      <w:ins w:id="422" w:author="Ivan Lopez" w:date="2015-06-23T17:39:00Z">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ins>
    </w:p>
    <w:p w:rsidR="00795985" w:rsidRPr="00795985" w:rsidRDefault="00795985" w:rsidP="00795985">
      <w:pPr>
        <w:rPr>
          <w:ins w:id="423" w:author="Ivan Lopez" w:date="2015-06-23T17:39:00Z"/>
          <w:lang w:val="es-PY"/>
        </w:rPr>
      </w:pPr>
      <w:ins w:id="424" w:author="Ivan Lopez" w:date="2015-06-23T17:39:00Z">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419"/>
        <w:r w:rsidRPr="00795985">
          <w:rPr>
            <w:sz w:val="16"/>
            <w:szCs w:val="16"/>
          </w:rPr>
          <w:commentReference w:id="419"/>
        </w:r>
      </w:ins>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425"/>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425"/>
      <w:r>
        <w:rPr>
          <w:rStyle w:val="Refdecomentario"/>
        </w:rPr>
        <w:commentReference w:id="425"/>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426"/>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427" w:name="BIB_m2012"/>
      <w:bookmarkStart w:id="428" w:name="B4B_m2012"/>
      <w:r w:rsidRPr="009957C4">
        <w:rPr>
          <w:rFonts w:ascii="Calibri" w:hAnsi="Calibri" w:cs="Calibri"/>
          <w:lang w:val="es-PY"/>
        </w:rPr>
        <w:t>[</w:t>
      </w:r>
      <w:bookmarkEnd w:id="427"/>
      <w:bookmarkEnd w:id="428"/>
      <w:proofErr w:type="gramEnd"/>
      <w:r w:rsidR="008F2327"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8F2327" w:rsidRPr="009957C4">
        <w:rPr>
          <w:rFonts w:ascii="Calibri" w:hAnsi="Calibri" w:cs="Calibri"/>
          <w:lang w:val="es-PY"/>
        </w:rPr>
        <w:fldChar w:fldCharType="separate"/>
      </w:r>
      <w:r w:rsidRPr="009957C4">
        <w:rPr>
          <w:rFonts w:ascii="Calibri" w:hAnsi="Calibri" w:cs="Calibri"/>
          <w:lang w:val="es-PY"/>
        </w:rPr>
        <w:t>[</w:t>
      </w:r>
      <w:r w:rsidR="008F2327" w:rsidRPr="009957C4">
        <w:rPr>
          <w:rFonts w:ascii="Calibri" w:hAnsi="Calibri" w:cs="Calibri"/>
          <w:lang w:val="es-PY"/>
        </w:rPr>
        <w:fldChar w:fldCharType="end"/>
      </w:r>
      <w:r w:rsidRPr="009957C4">
        <w:rPr>
          <w:rFonts w:ascii="Calibri" w:hAnsi="Calibri" w:cs="Calibri"/>
          <w:lang w:val="es-PY"/>
        </w:rPr>
        <w:t>]</w:t>
      </w:r>
      <w:r>
        <w:rPr>
          <w:lang w:val="es-PY"/>
        </w:rPr>
        <w:t>.</w:t>
      </w:r>
      <w:commentRangeEnd w:id="426"/>
      <w:r>
        <w:rPr>
          <w:rStyle w:val="Refdecomentario"/>
        </w:rPr>
        <w:commentReference w:id="426"/>
      </w:r>
    </w:p>
    <w:p w:rsidR="00C65AEA" w:rsidRDefault="00C65AEA" w:rsidP="00C65AEA">
      <w:pPr>
        <w:spacing w:after="0"/>
        <w:rPr>
          <w:lang w:val="es-PY"/>
        </w:rPr>
      </w:pPr>
    </w:p>
    <w:p w:rsidR="00C65AEA" w:rsidRDefault="00C65AEA" w:rsidP="00C65AEA">
      <w:pPr>
        <w:spacing w:after="0"/>
        <w:rPr>
          <w:lang w:val="es-PY"/>
        </w:rPr>
      </w:pPr>
      <w:r>
        <w:rPr>
          <w:lang w:val="es-PY"/>
        </w:rPr>
        <w:lastRenderedPageBreak/>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429"/>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429"/>
      <w:r>
        <w:rPr>
          <w:rStyle w:val="Refdecomentario"/>
        </w:rPr>
        <w:commentReference w:id="429"/>
      </w:r>
    </w:p>
    <w:p w:rsidR="00C65AEA" w:rsidRPr="00A96FE8" w:rsidRDefault="00C65AEA" w:rsidP="00C65AEA">
      <w:pPr>
        <w:rPr>
          <w:b/>
        </w:rPr>
      </w:pPr>
      <w:commentRangeStart w:id="430"/>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430"/>
      <w:r>
        <w:rPr>
          <w:rStyle w:val="Refdecomentario"/>
        </w:rPr>
        <w:commentReference w:id="430"/>
      </w:r>
    </w:p>
    <w:p w:rsidR="00C65AEA" w:rsidRDefault="00C65AEA" w:rsidP="00C65AEA">
      <w:r>
        <w:t xml:space="preserve"> </w:t>
      </w:r>
      <w:commentRangeStart w:id="431"/>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431"/>
      <w:r>
        <w:rPr>
          <w:rStyle w:val="Refdecomentario"/>
        </w:rPr>
        <w:commentReference w:id="431"/>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432"/>
      <w:r>
        <w:rPr>
          <w:b/>
          <w:bCs/>
          <w:lang w:val="es-PY"/>
        </w:rPr>
        <w:t>4.6</w:t>
      </w:r>
      <w:r w:rsidRPr="002E26B7">
        <w:rPr>
          <w:b/>
          <w:bCs/>
          <w:lang w:val="es-PY"/>
        </w:rPr>
        <w:t xml:space="preserve"> METAMARCADORES DE ACCELEO</w:t>
      </w:r>
      <w:commentRangeEnd w:id="432"/>
      <w:r>
        <w:rPr>
          <w:rStyle w:val="Refdecomentario"/>
        </w:rPr>
        <w:commentReference w:id="432"/>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lastRenderedPageBreak/>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433"/>
      <w:r w:rsidRPr="00812939">
        <w:rPr>
          <w:b/>
          <w:caps/>
        </w:rPr>
        <w:t xml:space="preserve"> 4.7 </w:t>
      </w:r>
      <w:r>
        <w:rPr>
          <w:b/>
          <w:caps/>
        </w:rPr>
        <w:t>Transformacion a codigo de los pim de moweba</w:t>
      </w:r>
      <w:r w:rsidRPr="00812939">
        <w:rPr>
          <w:b/>
          <w:caps/>
        </w:rPr>
        <w:t xml:space="preserve"> con Acceleo.</w:t>
      </w:r>
      <w:commentRangeEnd w:id="433"/>
      <w:r>
        <w:rPr>
          <w:rStyle w:val="Refdecomentario"/>
        </w:rPr>
        <w:commentReference w:id="433"/>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w:t>
      </w:r>
      <w:r>
        <w:lastRenderedPageBreak/>
        <w:t>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w:t>
      </w:r>
      <w:r>
        <w:lastRenderedPageBreak/>
        <w:t xml:space="preserve">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8"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434"/>
      <w:r w:rsidRPr="0022365A">
        <w:rPr>
          <w:color w:val="000000" w:themeColor="text1"/>
        </w:rPr>
        <w:t xml:space="preserve">Figura </w:t>
      </w:r>
      <w:r w:rsidR="008F2327" w:rsidRPr="0022365A">
        <w:rPr>
          <w:color w:val="000000" w:themeColor="text1"/>
        </w:rPr>
        <w:fldChar w:fldCharType="begin"/>
      </w:r>
      <w:r w:rsidRPr="0022365A">
        <w:rPr>
          <w:color w:val="000000" w:themeColor="text1"/>
        </w:rPr>
        <w:instrText xml:space="preserve"> SEQ Figura \* ARABIC </w:instrText>
      </w:r>
      <w:r w:rsidR="008F2327" w:rsidRPr="0022365A">
        <w:rPr>
          <w:color w:val="000000" w:themeColor="text1"/>
        </w:rPr>
        <w:fldChar w:fldCharType="separate"/>
      </w:r>
      <w:ins w:id="435" w:author="marcazal" w:date="2015-06-24T00:04:00Z">
        <w:r w:rsidR="00082754">
          <w:rPr>
            <w:noProof/>
            <w:color w:val="000000" w:themeColor="text1"/>
          </w:rPr>
          <w:t>10</w:t>
        </w:r>
      </w:ins>
      <w:del w:id="436" w:author="marcazal" w:date="2015-06-24T00:04:00Z">
        <w:r w:rsidR="00520F35" w:rsidDel="00082754">
          <w:rPr>
            <w:noProof/>
            <w:color w:val="000000" w:themeColor="text1"/>
          </w:rPr>
          <w:delText>9</w:delText>
        </w:r>
      </w:del>
      <w:r w:rsidR="008F2327"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434"/>
      <w:r>
        <w:rPr>
          <w:rStyle w:val="Refdecomentario"/>
          <w:b w:val="0"/>
          <w:bCs w:val="0"/>
          <w:color w:val="auto"/>
        </w:rPr>
        <w:commentReference w:id="434"/>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19"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8F2327" w:rsidRPr="001F12FC">
        <w:rPr>
          <w:color w:val="000000" w:themeColor="text1"/>
        </w:rPr>
        <w:fldChar w:fldCharType="begin"/>
      </w:r>
      <w:r w:rsidRPr="001F12FC">
        <w:rPr>
          <w:color w:val="000000" w:themeColor="text1"/>
        </w:rPr>
        <w:instrText xml:space="preserve"> SEQ Figura \* ARABIC </w:instrText>
      </w:r>
      <w:r w:rsidR="008F2327" w:rsidRPr="001F12FC">
        <w:rPr>
          <w:color w:val="000000" w:themeColor="text1"/>
        </w:rPr>
        <w:fldChar w:fldCharType="separate"/>
      </w:r>
      <w:ins w:id="437" w:author="marcazal" w:date="2015-06-24T00:04:00Z">
        <w:r w:rsidR="00082754">
          <w:rPr>
            <w:noProof/>
            <w:color w:val="000000" w:themeColor="text1"/>
          </w:rPr>
          <w:t>11</w:t>
        </w:r>
      </w:ins>
      <w:del w:id="438" w:author="marcazal" w:date="2015-06-24T00:04:00Z">
        <w:r w:rsidR="00520F35" w:rsidDel="00082754">
          <w:rPr>
            <w:noProof/>
            <w:color w:val="000000" w:themeColor="text1"/>
          </w:rPr>
          <w:delText>10</w:delText>
        </w:r>
      </w:del>
      <w:r w:rsidR="008F2327"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0"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439"/>
      <w:r w:rsidRPr="00BE2B38">
        <w:rPr>
          <w:color w:val="000000" w:themeColor="text1"/>
        </w:rPr>
        <w:t xml:space="preserve">Figura </w:t>
      </w:r>
      <w:r w:rsidR="008F2327" w:rsidRPr="00BE2B38">
        <w:rPr>
          <w:color w:val="000000" w:themeColor="text1"/>
        </w:rPr>
        <w:fldChar w:fldCharType="begin"/>
      </w:r>
      <w:r w:rsidRPr="00BE2B38">
        <w:rPr>
          <w:color w:val="000000" w:themeColor="text1"/>
        </w:rPr>
        <w:instrText xml:space="preserve"> SEQ Figura \* ARABIC </w:instrText>
      </w:r>
      <w:r w:rsidR="008F2327" w:rsidRPr="00BE2B38">
        <w:rPr>
          <w:color w:val="000000" w:themeColor="text1"/>
        </w:rPr>
        <w:fldChar w:fldCharType="separate"/>
      </w:r>
      <w:ins w:id="440" w:author="marcazal" w:date="2015-06-24T00:04:00Z">
        <w:r w:rsidR="00082754">
          <w:rPr>
            <w:noProof/>
            <w:color w:val="000000" w:themeColor="text1"/>
          </w:rPr>
          <w:t>12</w:t>
        </w:r>
      </w:ins>
      <w:del w:id="441" w:author="marcazal" w:date="2015-06-24T00:04:00Z">
        <w:r w:rsidR="00520F35" w:rsidDel="00082754">
          <w:rPr>
            <w:noProof/>
            <w:color w:val="000000" w:themeColor="text1"/>
          </w:rPr>
          <w:delText>11</w:delText>
        </w:r>
      </w:del>
      <w:r w:rsidR="008F2327" w:rsidRPr="00BE2B38">
        <w:rPr>
          <w:color w:val="000000" w:themeColor="text1"/>
        </w:rPr>
        <w:fldChar w:fldCharType="end"/>
      </w:r>
      <w:r w:rsidRPr="00BE2B38">
        <w:rPr>
          <w:b w:val="0"/>
          <w:color w:val="000000" w:themeColor="text1"/>
        </w:rPr>
        <w:t xml:space="preserve"> Plantilla de transformación para el posicionamiento de elementos</w:t>
      </w:r>
      <w:commentRangeEnd w:id="439"/>
      <w:r>
        <w:rPr>
          <w:rStyle w:val="Refdecomentario"/>
          <w:b w:val="0"/>
          <w:bCs w:val="0"/>
          <w:color w:val="auto"/>
        </w:rPr>
        <w:commentReference w:id="439"/>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442"/>
      <w:r>
        <w:rPr>
          <w:b/>
          <w:caps/>
        </w:rPr>
        <w:t>4.8</w:t>
      </w:r>
      <w:r w:rsidRPr="00BE2B38">
        <w:rPr>
          <w:b/>
          <w:caps/>
        </w:rPr>
        <w:t xml:space="preserve"> Conclusiones </w:t>
      </w:r>
      <w:commentRangeEnd w:id="442"/>
      <w:r>
        <w:rPr>
          <w:rStyle w:val="Refdecomentario"/>
        </w:rPr>
        <w:commentReference w:id="442"/>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marcazal" w:date="2015-08-19T08:31:00Z" w:initials="m">
    <w:p w:rsidR="002E66FC" w:rsidRDefault="002E66FC">
      <w:pPr>
        <w:pStyle w:val="Textocomentario"/>
      </w:pPr>
      <w:r>
        <w:rPr>
          <w:rStyle w:val="Refdecomentario"/>
        </w:rPr>
        <w:annotationRef/>
      </w:r>
      <w:r>
        <w:t>Ok</w:t>
      </w:r>
    </w:p>
  </w:comment>
  <w:comment w:id="9" w:author="Vaio" w:date="2015-06-17T00:26:00Z" w:initials="V">
    <w:p w:rsidR="00DE0D5C" w:rsidRDefault="00DE0D5C">
      <w:pPr>
        <w:pStyle w:val="Textocomentario"/>
      </w:pPr>
      <w:r>
        <w:rPr>
          <w:rStyle w:val="Refdecomentario"/>
        </w:rPr>
        <w:annotationRef/>
      </w:r>
      <w:r>
        <w:t>Sugiero separar Capítulo NNN del nombre mismo del capítulo</w:t>
      </w:r>
    </w:p>
  </w:comment>
  <w:comment w:id="22" w:author="marcazal" w:date="2015-08-18T23:31:00Z" w:initials="m">
    <w:p w:rsidR="00CB478F" w:rsidRDefault="00CB478F">
      <w:pPr>
        <w:pStyle w:val="Textocomentario"/>
      </w:pPr>
      <w:r>
        <w:rPr>
          <w:rStyle w:val="Refdecomentario"/>
        </w:rPr>
        <w:annotationRef/>
      </w:r>
      <w:r w:rsidR="00B73BCE">
        <w:t>Ok</w:t>
      </w:r>
    </w:p>
  </w:comment>
  <w:comment w:id="21" w:author="Vaio" w:date="2015-06-17T00:26:00Z" w:initials="V">
    <w:p w:rsidR="00DE0D5C" w:rsidRDefault="00DE0D5C">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23" w:author="Vaio" w:date="2015-06-17T00:26:00Z" w:initials="V">
    <w:p w:rsidR="00DE0D5C" w:rsidRDefault="00DE0D5C">
      <w:pPr>
        <w:pStyle w:val="Textocomentario"/>
      </w:pPr>
      <w:r>
        <w:rPr>
          <w:rStyle w:val="Refdecomentario"/>
        </w:rPr>
        <w:annotationRef/>
      </w:r>
      <w:r>
        <w:t>Creo que aquí se debe aclarar que se habla de widgtes RIA</w:t>
      </w:r>
    </w:p>
  </w:comment>
  <w:comment w:id="24" w:author="marcazal" w:date="2015-08-19T08:38:00Z" w:initials="m">
    <w:p w:rsidR="002E66FC" w:rsidRDefault="002E66FC">
      <w:pPr>
        <w:pStyle w:val="Textocomentario"/>
      </w:pPr>
      <w:r>
        <w:rPr>
          <w:rStyle w:val="Refdecomentario"/>
        </w:rPr>
        <w:annotationRef/>
      </w:r>
      <w:r>
        <w:t>ok</w:t>
      </w:r>
    </w:p>
  </w:comment>
  <w:comment w:id="29" w:author="Vaio" w:date="2015-06-17T00:26:00Z" w:initials="V">
    <w:p w:rsidR="00DE0D5C" w:rsidRDefault="00DE0D5C">
      <w:pPr>
        <w:pStyle w:val="Textocomentario"/>
      </w:pPr>
      <w:r>
        <w:rPr>
          <w:rStyle w:val="Refdecomentario"/>
        </w:rPr>
        <w:annotationRef/>
      </w:r>
      <w:r>
        <w:t>Para tener en cuenta en todo el libro: no usar punto final en los títulos</w:t>
      </w:r>
    </w:p>
  </w:comment>
  <w:comment w:id="27" w:author="Vaio" w:date="2015-06-17T00:26:00Z" w:initials="V">
    <w:p w:rsidR="00DE0D5C" w:rsidRDefault="00DE0D5C">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28" w:author="marcazal" w:date="2015-08-19T08:41:00Z" w:initials="m">
    <w:p w:rsidR="002E66FC" w:rsidRDefault="002E66FC">
      <w:pPr>
        <w:pStyle w:val="Textocomentario"/>
      </w:pPr>
      <w:r>
        <w:rPr>
          <w:rStyle w:val="Refdecomentario"/>
        </w:rPr>
        <w:annotationRef/>
      </w:r>
      <w:r>
        <w:t>Listo</w:t>
      </w:r>
    </w:p>
  </w:comment>
  <w:comment w:id="31" w:author="Vaio" w:date="2015-06-17T00:26:00Z" w:initials="V">
    <w:p w:rsidR="00DE0D5C" w:rsidRDefault="00DE0D5C"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DE0D5C" w:rsidRDefault="00DE0D5C" w:rsidP="00E71215">
      <w:pPr>
        <w:pStyle w:val="Textocomentario"/>
      </w:pPr>
    </w:p>
    <w:p w:rsidR="00DE0D5C" w:rsidRDefault="00DE0D5C" w:rsidP="00E71215">
      <w:pPr>
        <w:pStyle w:val="Textocomentario"/>
      </w:pPr>
      <w:r>
        <w:t>Deberías usar referencias cruzadas para referirte a figuras, tablas u otras secciones o capítulos del documento.</w:t>
      </w:r>
    </w:p>
  </w:comment>
  <w:comment w:id="32" w:author="marcazal" w:date="2015-08-19T08:42:00Z" w:initials="m">
    <w:p w:rsidR="002E66FC" w:rsidRDefault="002E66FC">
      <w:pPr>
        <w:pStyle w:val="Textocomentario"/>
      </w:pPr>
      <w:r>
        <w:rPr>
          <w:rStyle w:val="Refdecomentario"/>
        </w:rPr>
        <w:annotationRef/>
      </w:r>
      <w:r>
        <w:t>Listo</w:t>
      </w:r>
    </w:p>
  </w:comment>
  <w:comment w:id="87" w:author="Vaio" w:date="2015-06-17T00:26:00Z" w:initials="V">
    <w:p w:rsidR="00DE0D5C" w:rsidRDefault="00DE0D5C">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inlcuya los elementos en azul. Agregar una descripción general del </w:t>
      </w:r>
      <w:proofErr w:type="spellStart"/>
      <w:r>
        <w:t>metamodelo</w:t>
      </w:r>
      <w:proofErr w:type="spellEnd"/>
      <w:r>
        <w:t xml:space="preserve"> original (qué representa cada elemento). </w:t>
      </w:r>
    </w:p>
    <w:p w:rsidR="00DE0D5C" w:rsidRDefault="00DE0D5C">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88" w:author="marcazal" w:date="2015-06-23T14:52:00Z" w:initials="m">
    <w:p w:rsidR="00DE0D5C" w:rsidRDefault="00DE0D5C">
      <w:pPr>
        <w:pStyle w:val="Textocomentario"/>
      </w:pPr>
      <w:r>
        <w:rPr>
          <w:rStyle w:val="Refdecomentario"/>
        </w:rPr>
        <w:annotationRef/>
      </w:r>
      <w:r>
        <w:t xml:space="preserve">Ahora ya agregue esto en el </w:t>
      </w:r>
      <w:r w:rsidR="00A74B74">
        <w:t>capítulo</w:t>
      </w:r>
      <w:r>
        <w:t xml:space="preserve"> 2</w:t>
      </w:r>
    </w:p>
  </w:comment>
  <w:comment w:id="103" w:author="Vaio" w:date="2015-06-17T00:26:00Z" w:initials="V">
    <w:p w:rsidR="00DE0D5C" w:rsidRDefault="00DE0D5C">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04" w:author="marcazal" w:date="2015-06-20T03:29:00Z" w:initials="m">
    <w:p w:rsidR="00DE0D5C" w:rsidRDefault="00DE0D5C">
      <w:pPr>
        <w:pStyle w:val="Textocomentario"/>
      </w:pPr>
      <w:r>
        <w:rPr>
          <w:rStyle w:val="Refdecomentario"/>
        </w:rPr>
        <w:annotationRef/>
      </w:r>
      <w:r>
        <w:t>En realidad me confundí con posicionamiento. Se llama estructura</w:t>
      </w:r>
    </w:p>
  </w:comment>
  <w:comment w:id="130" w:author="Vaio" w:date="2015-06-17T00:26:00Z" w:initials="V">
    <w:p w:rsidR="00DE0D5C" w:rsidRDefault="00DE0D5C">
      <w:pPr>
        <w:pStyle w:val="Textocomentario"/>
      </w:pPr>
      <w:r>
        <w:rPr>
          <w:rStyle w:val="Refdecomentario"/>
        </w:rPr>
        <w:annotationRef/>
      </w:r>
      <w:r>
        <w:t xml:space="preserve">Se debería explicar qué son los elemetnos de entrada, salida y de control. </w:t>
      </w:r>
    </w:p>
  </w:comment>
  <w:comment w:id="202" w:author="Vaio" w:date="2015-06-17T00:30:00Z" w:initials="V">
    <w:p w:rsidR="00DE0D5C" w:rsidRDefault="00DE0D5C">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DE0D5C" w:rsidRDefault="00DE0D5C">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capitulo de moweba ya se describan TODAS las clases originales de </w:t>
      </w:r>
      <w:proofErr w:type="spellStart"/>
      <w:r>
        <w:t>moweba</w:t>
      </w:r>
      <w:proofErr w:type="spellEnd"/>
      <w:r>
        <w:t xml:space="preserve">, y a leer esta sección ya se describan TODAS las clases nuevas. </w:t>
      </w:r>
    </w:p>
  </w:comment>
  <w:comment w:id="208" w:author="Vaio" w:date="2015-06-23T16:13:00Z" w:initials="V">
    <w:p w:rsidR="00865E0E" w:rsidRDefault="00865E0E"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217" w:author="Vaio" w:date="2015-06-23T16:13:00Z" w:initials="V">
    <w:p w:rsidR="00865E0E" w:rsidRDefault="00865E0E" w:rsidP="00865E0E">
      <w:pPr>
        <w:pStyle w:val="Textocomentario"/>
      </w:pPr>
      <w:r>
        <w:rPr>
          <w:rStyle w:val="Refdecomentario"/>
        </w:rPr>
        <w:annotationRef/>
      </w:r>
      <w:r>
        <w:t xml:space="preserve">Falta explicar qué es el diccionario de sugerencias. </w:t>
      </w:r>
    </w:p>
  </w:comment>
  <w:comment w:id="225" w:author="Vaio" w:date="2015-06-23T16:13:00Z" w:initials="V">
    <w:p w:rsidR="00865E0E" w:rsidRDefault="00865E0E" w:rsidP="00865E0E">
      <w:pPr>
        <w:pStyle w:val="Textocomentario"/>
      </w:pPr>
      <w:r>
        <w:rPr>
          <w:rStyle w:val="Refdecomentario"/>
        </w:rPr>
        <w:annotationRef/>
      </w:r>
      <w:r>
        <w:t>Tal vez sería interesante usar otro separador, ya que la coma se usa muy frecuentemente en textos</w:t>
      </w:r>
    </w:p>
  </w:comment>
  <w:comment w:id="243" w:author="Vaio" w:date="2015-06-23T16:13:00Z" w:initials="V">
    <w:p w:rsidR="00865E0E" w:rsidRDefault="00865E0E" w:rsidP="00865E0E">
      <w:pPr>
        <w:pStyle w:val="Textocomentario"/>
      </w:pPr>
      <w:r>
        <w:rPr>
          <w:rStyle w:val="Refdecomentario"/>
        </w:rPr>
        <w:annotationRef/>
      </w:r>
      <w:r>
        <w:t xml:space="preserve">Se pueden listar con asteriscos uno debajo de otro y dar ejemplos de cada uno. </w:t>
      </w:r>
    </w:p>
  </w:comment>
  <w:comment w:id="275" w:author="Vaio" w:date="2015-06-23T16:13:00Z" w:initials="V">
    <w:p w:rsidR="00865E0E" w:rsidRDefault="00865E0E" w:rsidP="00865E0E">
      <w:pPr>
        <w:pStyle w:val="Textocomentario"/>
      </w:pPr>
      <w:r>
        <w:rPr>
          <w:rStyle w:val="Refdecomentario"/>
        </w:rPr>
        <w:annotationRef/>
      </w:r>
      <w:r>
        <w:t xml:space="preserve">no sería mejor poner </w:t>
      </w:r>
      <w:proofErr w:type="spellStart"/>
      <w:r>
        <w:t>richdatepicker</w:t>
      </w:r>
      <w:proofErr w:type="spellEnd"/>
      <w:r>
        <w:t>?</w:t>
      </w:r>
    </w:p>
  </w:comment>
  <w:comment w:id="312" w:author="Vaio" w:date="2015-06-23T16:13:00Z" w:initials="V">
    <w:p w:rsidR="00865E0E" w:rsidRDefault="00865E0E" w:rsidP="00865E0E">
      <w:pPr>
        <w:pStyle w:val="Textocomentario"/>
      </w:pPr>
      <w:r>
        <w:rPr>
          <w:rStyle w:val="Refdecomentario"/>
        </w:rPr>
        <w:annotationRef/>
      </w:r>
      <w:r>
        <w:t xml:space="preserve">Mandatorio no existe en castellano, remplazar todas las ocurrencias por obligatorio. </w:t>
      </w:r>
    </w:p>
  </w:comment>
  <w:comment w:id="311" w:author="marcazal" w:date="2015-06-23T16:13:00Z" w:initials="m">
    <w:p w:rsidR="00865E0E" w:rsidRDefault="00865E0E" w:rsidP="00865E0E">
      <w:pPr>
        <w:pStyle w:val="Textocomentario"/>
      </w:pPr>
      <w:r>
        <w:rPr>
          <w:rStyle w:val="Refdecomentario"/>
        </w:rPr>
        <w:annotationRef/>
      </w:r>
      <w:r>
        <w:t>ok</w:t>
      </w:r>
    </w:p>
  </w:comment>
  <w:comment w:id="308" w:author="Vaio" w:date="2015-06-23T16:13:00Z" w:initials="V">
    <w:p w:rsidR="00865E0E" w:rsidRDefault="00865E0E" w:rsidP="00865E0E">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309" w:author="marcazal" w:date="2015-06-23T16:13:00Z" w:initials="m">
    <w:p w:rsidR="00865E0E" w:rsidRDefault="00865E0E" w:rsidP="00865E0E">
      <w:pPr>
        <w:pStyle w:val="Textocomentario"/>
      </w:pPr>
      <w:r>
        <w:rPr>
          <w:rStyle w:val="Refdecomentario"/>
        </w:rPr>
        <w:annotationRef/>
      </w:r>
      <w:r>
        <w:t xml:space="preserve">Si, es medio raro, pero así funciona esa validación del </w:t>
      </w:r>
      <w:proofErr w:type="spellStart"/>
      <w:r>
        <w:t>jQuery</w:t>
      </w:r>
      <w:proofErr w:type="spellEnd"/>
      <w:r>
        <w:t xml:space="preserve"> </w:t>
      </w:r>
      <w:proofErr w:type="spellStart"/>
      <w:r>
        <w:t>validation</w:t>
      </w:r>
      <w:proofErr w:type="spellEnd"/>
      <w:r>
        <w:t xml:space="preserve"> </w:t>
      </w:r>
      <w:proofErr w:type="spellStart"/>
      <w:r>
        <w:t>plug</w:t>
      </w:r>
      <w:proofErr w:type="spellEnd"/>
      <w:r>
        <w:t xml:space="preserve">-in. Una de las opciones tiene que tener establecida la opción </w:t>
      </w:r>
      <w:proofErr w:type="spellStart"/>
      <w:r>
        <w:t>Required</w:t>
      </w:r>
      <w:proofErr w:type="spellEnd"/>
      <w:r>
        <w:t xml:space="preserve">, entonces si no se selecciona ninguna opción, al subir los datos del formulario, te advierte que ese campo  debe seleccionarse. Pero si seleccionas otra opción que no sea la que tiene </w:t>
      </w:r>
      <w:proofErr w:type="spellStart"/>
      <w:r>
        <w:t>Required</w:t>
      </w:r>
      <w:proofErr w:type="spellEnd"/>
      <w:r>
        <w:t xml:space="preserve">, igual desaparece la advertencia y se puede subir el formulario. El </w:t>
      </w:r>
      <w:proofErr w:type="spellStart"/>
      <w:r>
        <w:t>Required</w:t>
      </w:r>
      <w:proofErr w:type="spellEnd"/>
      <w:r>
        <w:t>, sería la opción por defecto</w:t>
      </w:r>
    </w:p>
  </w:comment>
  <w:comment w:id="319" w:author="Vaio" w:date="2015-06-23T16:13:00Z" w:initials="V">
    <w:p w:rsidR="00865E0E" w:rsidRDefault="00865E0E" w:rsidP="00865E0E">
      <w:pPr>
        <w:pStyle w:val="Textocomentario"/>
      </w:pPr>
      <w:r>
        <w:rPr>
          <w:rStyle w:val="Refdecomentario"/>
        </w:rPr>
        <w:annotationRef/>
      </w:r>
      <w:r>
        <w:t xml:space="preserve">Excepto el </w:t>
      </w:r>
      <w:proofErr w:type="spellStart"/>
      <w:r>
        <w:t>form</w:t>
      </w:r>
      <w:proofErr w:type="spellEnd"/>
      <w:r>
        <w:t xml:space="preserve">, todos los demás elementos explicados aquí corresponden a extensiones RIA, y deberían agruparse así. </w:t>
      </w:r>
    </w:p>
    <w:p w:rsidR="00865E0E" w:rsidRDefault="00865E0E" w:rsidP="00865E0E">
      <w:pPr>
        <w:pStyle w:val="Textocomentario"/>
      </w:pPr>
      <w:r>
        <w:t xml:space="preserve">Al mover esto a la sección de arriba podrías separar las extensiones que hiciste al </w:t>
      </w:r>
      <w:proofErr w:type="spellStart"/>
      <w:r>
        <w:t>metamodelo</w:t>
      </w:r>
      <w:proofErr w:type="spellEnd"/>
      <w:r>
        <w:t xml:space="preserve"> en extensiones propiamente RIA, y en "otras mejoras" al </w:t>
      </w:r>
      <w:proofErr w:type="spellStart"/>
      <w:r>
        <w:t>metamodelo</w:t>
      </w:r>
      <w:proofErr w:type="spellEnd"/>
      <w:r>
        <w:t xml:space="preserve">. En estas otras mejoras </w:t>
      </w:r>
      <w:proofErr w:type="spellStart"/>
      <w:r>
        <w:t>podés</w:t>
      </w:r>
      <w:proofErr w:type="spellEnd"/>
      <w:r>
        <w:t xml:space="preserve"> explicar lo de los </w:t>
      </w:r>
      <w:proofErr w:type="spellStart"/>
      <w:r>
        <w:t>form</w:t>
      </w:r>
      <w:proofErr w:type="spellEnd"/>
      <w:r>
        <w:t>, los input/output/</w:t>
      </w:r>
      <w:proofErr w:type="spellStart"/>
      <w:r>
        <w:t>controlElement</w:t>
      </w:r>
      <w:proofErr w:type="spellEnd"/>
      <w:r>
        <w:t xml:space="preserve"> etc. </w:t>
      </w:r>
    </w:p>
  </w:comment>
  <w:comment w:id="320" w:author="marcazal" w:date="2015-06-23T16:13:00Z" w:initials="m">
    <w:p w:rsidR="00865E0E" w:rsidRDefault="00865E0E" w:rsidP="00865E0E">
      <w:pPr>
        <w:pStyle w:val="Textocomentario"/>
      </w:pPr>
      <w:r>
        <w:rPr>
          <w:rStyle w:val="Refdecomentario"/>
        </w:rPr>
        <w:annotationRef/>
      </w:r>
      <w:r>
        <w:t xml:space="preserve">Ok, aquí se explicó el nuevo </w:t>
      </w:r>
      <w:proofErr w:type="spellStart"/>
      <w:r>
        <w:t>tagged</w:t>
      </w:r>
      <w:proofErr w:type="spellEnd"/>
      <w:r>
        <w:t xml:space="preserve"> </w:t>
      </w:r>
      <w:proofErr w:type="spellStart"/>
      <w:r>
        <w:t>value</w:t>
      </w:r>
      <w:proofErr w:type="spellEnd"/>
      <w:r>
        <w:t xml:space="preserve"> agregado al elemento </w:t>
      </w:r>
      <w:proofErr w:type="spellStart"/>
      <w:r>
        <w:t>Form</w:t>
      </w:r>
      <w:proofErr w:type="spellEnd"/>
      <w:r>
        <w:t xml:space="preserve">, para indicar si el formulario tendrá o </w:t>
      </w:r>
      <w:proofErr w:type="spellStart"/>
      <w:r>
        <w:t>nó</w:t>
      </w:r>
      <w:proofErr w:type="spellEnd"/>
      <w:r>
        <w:t xml:space="preserve"> validaciones. Agrego esto en la explicación del elemento </w:t>
      </w:r>
      <w:proofErr w:type="spellStart"/>
      <w:r>
        <w:t>RichFieldLiveValidation</w:t>
      </w:r>
      <w:proofErr w:type="spellEnd"/>
    </w:p>
  </w:comment>
  <w:comment w:id="330" w:author="Vaio" w:date="2015-06-23T16:13:00Z" w:initials="V">
    <w:p w:rsidR="00865E0E" w:rsidRDefault="00865E0E" w:rsidP="00865E0E">
      <w:pPr>
        <w:pStyle w:val="Textocomentario"/>
      </w:pPr>
      <w:r>
        <w:rPr>
          <w:rStyle w:val="Refdecomentario"/>
        </w:rPr>
        <w:annotationRef/>
      </w:r>
      <w:r>
        <w:t xml:space="preserve">¿Y no se puede asumir simplemente que si un campo de un formulario tiene asociado un </w:t>
      </w:r>
      <w:proofErr w:type="spellStart"/>
      <w:r>
        <w:t>RichFiledValidation</w:t>
      </w:r>
      <w:proofErr w:type="spellEnd"/>
      <w:r>
        <w:t xml:space="preserve"> entonces ya se debe validar el formulario? Comentar un poco sobre esto.</w:t>
      </w:r>
    </w:p>
  </w:comment>
  <w:comment w:id="331" w:author="marcazal" w:date="2015-06-23T16:13:00Z" w:initials="m">
    <w:p w:rsidR="00865E0E" w:rsidRPr="000B5877" w:rsidRDefault="00865E0E" w:rsidP="00865E0E">
      <w:pPr>
        <w:pStyle w:val="Textocomentario"/>
        <w:rPr>
          <w:u w:val="single"/>
        </w:rPr>
      </w:pPr>
      <w:r>
        <w:rPr>
          <w:rStyle w:val="Refdecomentario"/>
        </w:rPr>
        <w:annotationRef/>
      </w:r>
      <w:r>
        <w:t xml:space="preserve">Totalmente,  este campo valídate agregado al </w:t>
      </w:r>
      <w:proofErr w:type="spellStart"/>
      <w:r>
        <w:t>Form</w:t>
      </w:r>
      <w:proofErr w:type="spellEnd"/>
      <w:r>
        <w:t xml:space="preserve"> fue un artilugio agregado para hacer funcionar correctamente la plantilla de transformación. Cada cambio que llevo a cabo en el perfil, impacta directamente en la plantilla de transformación. Veo de eliminar este campo</w:t>
      </w:r>
    </w:p>
  </w:comment>
  <w:comment w:id="344" w:author="Vaio" w:date="2015-06-23T16:13:00Z" w:initials="V">
    <w:p w:rsidR="00865E0E" w:rsidRDefault="00865E0E"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345" w:author="marcazal" w:date="2015-06-23T16:13:00Z" w:initials="m">
    <w:p w:rsidR="00865E0E" w:rsidRDefault="00865E0E"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346" w:author="Vaio" w:date="2015-06-23T16:13:00Z" w:initials="V">
    <w:p w:rsidR="00865E0E" w:rsidRDefault="00865E0E" w:rsidP="00865E0E">
      <w:pPr>
        <w:pStyle w:val="Textocomentario"/>
      </w:pPr>
      <w:r>
        <w:rPr>
          <w:rStyle w:val="Refdecomentario"/>
        </w:rPr>
        <w:annotationRef/>
      </w:r>
      <w:r>
        <w:t xml:space="preserve">panel no aparece en el </w:t>
      </w:r>
      <w:proofErr w:type="spellStart"/>
      <w:r>
        <w:t>profile</w:t>
      </w:r>
      <w:proofErr w:type="spellEnd"/>
      <w:r>
        <w:t xml:space="preserve">. </w:t>
      </w:r>
    </w:p>
    <w:p w:rsidR="00865E0E" w:rsidRDefault="00865E0E"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347" w:author="marcazal" w:date="2015-06-23T16:13:00Z" w:initials="m">
    <w:p w:rsidR="00865E0E" w:rsidRDefault="00865E0E" w:rsidP="00865E0E">
      <w:pPr>
        <w:pStyle w:val="Textocomentario"/>
      </w:pPr>
      <w:r>
        <w:rPr>
          <w:rStyle w:val="Refdecomentario"/>
        </w:rPr>
        <w:annotationRef/>
      </w:r>
      <w:r>
        <w:t>Desaparece Panel</w:t>
      </w:r>
    </w:p>
  </w:comment>
  <w:comment w:id="348" w:author="Vaio" w:date="2015-06-23T16:13:00Z" w:initials="V">
    <w:p w:rsidR="00865E0E" w:rsidRDefault="00865E0E" w:rsidP="00865E0E">
      <w:pPr>
        <w:pStyle w:val="Textocomentario"/>
      </w:pPr>
      <w:r>
        <w:rPr>
          <w:rStyle w:val="Refdecomentario"/>
        </w:rPr>
        <w:annotationRef/>
      </w:r>
      <w:r>
        <w:t xml:space="preserve">No entiendo  esta parte ... de qué diagrama de clases se habla aquí? </w:t>
      </w:r>
    </w:p>
  </w:comment>
  <w:comment w:id="351" w:author="Vaio" w:date="2015-06-23T16:13:00Z" w:initials="V">
    <w:p w:rsidR="00865E0E" w:rsidRDefault="00865E0E" w:rsidP="00865E0E">
      <w:pPr>
        <w:pStyle w:val="Textocomentario"/>
      </w:pPr>
      <w:r>
        <w:rPr>
          <w:rStyle w:val="Refdecomentario"/>
        </w:rPr>
        <w:annotationRef/>
      </w:r>
      <w:r>
        <w:t xml:space="preserve">de un panel o de un </w:t>
      </w:r>
      <w:proofErr w:type="spellStart"/>
      <w:r>
        <w:t>richAccordion</w:t>
      </w:r>
      <w:proofErr w:type="spellEnd"/>
      <w:r>
        <w:t>?</w:t>
      </w:r>
    </w:p>
  </w:comment>
  <w:comment w:id="362" w:author="Vaio" w:date="2015-06-17T00:51:00Z" w:initials="V">
    <w:p w:rsidR="00DE0D5C" w:rsidRDefault="00DE0D5C">
      <w:pPr>
        <w:pStyle w:val="Textocomentario"/>
      </w:pPr>
      <w:r>
        <w:rPr>
          <w:rStyle w:val="Refdecomentario"/>
        </w:rPr>
        <w:annotationRef/>
      </w:r>
      <w:r>
        <w:t xml:space="preserve">En la sección de </w:t>
      </w:r>
      <w:proofErr w:type="spellStart"/>
      <w:r>
        <w:t>moweba</w:t>
      </w:r>
      <w:proofErr w:type="spellEnd"/>
      <w:r>
        <w:t xml:space="preserve"> se puede mostrar el profile original, y explicarlo. </w:t>
      </w:r>
    </w:p>
    <w:p w:rsidR="00DE0D5C" w:rsidRDefault="00DE0D5C">
      <w:pPr>
        <w:pStyle w:val="Textocomentario"/>
      </w:pPr>
      <w:r>
        <w:t xml:space="preserve">En esta sección se muestra el </w:t>
      </w:r>
      <w:proofErr w:type="spellStart"/>
      <w:r>
        <w:t>profile</w:t>
      </w:r>
      <w:proofErr w:type="spellEnd"/>
      <w:r>
        <w:t xml:space="preserve"> extendido y se explican sólo las extensiones. </w:t>
      </w:r>
    </w:p>
  </w:comment>
  <w:comment w:id="363" w:author="Vaio" w:date="2015-06-17T00:34:00Z" w:initials="V">
    <w:p w:rsidR="00DE0D5C" w:rsidRDefault="00DE0D5C">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364" w:author="marcazal" w:date="2015-06-20T17:12:00Z" w:initials="m">
    <w:p w:rsidR="008E6977" w:rsidRDefault="008E6977">
      <w:pPr>
        <w:pStyle w:val="Textocomentario"/>
      </w:pPr>
      <w:r>
        <w:rPr>
          <w:rStyle w:val="Refdecomentario"/>
        </w:rPr>
        <w:annotationRef/>
      </w:r>
      <w:r>
        <w:t>Corregido</w:t>
      </w:r>
    </w:p>
  </w:comment>
  <w:comment w:id="365" w:author="Vaio" w:date="2015-06-17T00:37:00Z" w:initials="V">
    <w:p w:rsidR="00DE0D5C" w:rsidRDefault="00DE0D5C">
      <w:pPr>
        <w:pStyle w:val="Textocomentario"/>
      </w:pPr>
      <w:r>
        <w:rPr>
          <w:rStyle w:val="Refdecomentario"/>
        </w:rPr>
        <w:annotationRef/>
      </w:r>
      <w:r>
        <w:t xml:space="preserve">OJO para usar referencias de color ... </w:t>
      </w:r>
    </w:p>
  </w:comment>
  <w:comment w:id="366" w:author="Vaio" w:date="2015-06-17T00:52:00Z" w:initials="V">
    <w:p w:rsidR="00DE0D5C" w:rsidRDefault="00DE0D5C">
      <w:pPr>
        <w:pStyle w:val="Textocomentario"/>
      </w:pPr>
      <w:r>
        <w:rPr>
          <w:rStyle w:val="Refdecomentario"/>
        </w:rPr>
        <w:annotationRef/>
      </w:r>
      <w:r>
        <w:t xml:space="preserve">Explicar los conceptos de class y property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DE0D5C" w:rsidRDefault="00DE0D5C">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371" w:author="Vaio" w:date="2015-06-17T00:53:00Z" w:initials="V">
    <w:p w:rsidR="00DE0D5C" w:rsidRDefault="00DE0D5C">
      <w:pPr>
        <w:pStyle w:val="Textocomentario"/>
      </w:pPr>
      <w:r>
        <w:rPr>
          <w:rStyle w:val="Refdecomentario"/>
        </w:rPr>
        <w:annotationRef/>
      </w:r>
      <w:r>
        <w:t xml:space="preserve">Lo que viene a continuación se debería mudar a la sección anterior. </w:t>
      </w:r>
    </w:p>
    <w:p w:rsidR="00DE0D5C" w:rsidRDefault="00DE0D5C">
      <w:pPr>
        <w:pStyle w:val="Textocomentario"/>
      </w:pPr>
      <w:r>
        <w:t xml:space="preserve">En esta sección simplemente vas a contar que extendiste el </w:t>
      </w:r>
      <w:proofErr w:type="spellStart"/>
      <w:r>
        <w:t>profile</w:t>
      </w:r>
      <w:proofErr w:type="spellEnd"/>
      <w:r>
        <w:t xml:space="preserve">, y para qué sirve eso. </w:t>
      </w:r>
    </w:p>
  </w:comment>
  <w:comment w:id="372" w:author="Vaio" w:date="2015-06-17T01:16:00Z" w:initials="V">
    <w:p w:rsidR="00DE0D5C" w:rsidRDefault="00DE0D5C">
      <w:pPr>
        <w:pStyle w:val="Textocomentario"/>
      </w:pPr>
      <w:r>
        <w:rPr>
          <w:rStyle w:val="Refdecomentario"/>
        </w:rPr>
        <w:annotationRef/>
      </w:r>
      <w:r>
        <w:t xml:space="preserve">Tengo varias inquietudes con respecto a este profile: </w:t>
      </w:r>
    </w:p>
    <w:p w:rsidR="00DE0D5C" w:rsidRDefault="00DE0D5C">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DE0D5C" w:rsidRDefault="00DE0D5C">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DE0D5C" w:rsidRDefault="00DE0D5C">
      <w:pPr>
        <w:pStyle w:val="Textocomentario"/>
      </w:pPr>
      <w:r>
        <w:t xml:space="preserve">* Aquí si aparece table, pero no aparece panel. </w:t>
      </w:r>
    </w:p>
    <w:p w:rsidR="00DE0D5C" w:rsidRDefault="00DE0D5C">
      <w:pPr>
        <w:pStyle w:val="Textocomentario"/>
      </w:pPr>
      <w:r>
        <w:t xml:space="preserve">* </w:t>
      </w:r>
      <w:proofErr w:type="spellStart"/>
      <w:r>
        <w:t>RichToolTip</w:t>
      </w:r>
      <w:proofErr w:type="spellEnd"/>
      <w:r>
        <w:t xml:space="preserve"> no está relacionado a los elementos de entrada/salida/control. </w:t>
      </w:r>
    </w:p>
    <w:p w:rsidR="00DE0D5C" w:rsidRDefault="00DE0D5C">
      <w:pPr>
        <w:pStyle w:val="Textocomentario"/>
      </w:pPr>
      <w:r>
        <w:t xml:space="preserve">* Verificar bien que haya coherencia con el metamodelo, o bien explicar los porqués de las diferencias. </w:t>
      </w:r>
    </w:p>
  </w:comment>
  <w:comment w:id="373" w:author="marcazal" w:date="2015-06-20T17:20:00Z" w:initials="m">
    <w:p w:rsidR="008E6977" w:rsidRDefault="008E6977">
      <w:pPr>
        <w:pStyle w:val="Textocomentario"/>
      </w:pPr>
      <w:r>
        <w:rPr>
          <w:rStyle w:val="Refdecomentario"/>
        </w:rPr>
        <w:annotationRef/>
      </w:r>
    </w:p>
    <w:p w:rsidR="008E6977" w:rsidRDefault="008E6977">
      <w:pPr>
        <w:pStyle w:val="Textocomentario"/>
      </w:pPr>
      <w:r>
        <w:t xml:space="preserve">-Se agregaron al perfil extendido las clasificaciones </w:t>
      </w:r>
      <w:proofErr w:type="spellStart"/>
      <w:r>
        <w:t>imput</w:t>
      </w:r>
      <w:proofErr w:type="spellEnd"/>
      <w:r>
        <w:t>/output y control.</w:t>
      </w:r>
    </w:p>
    <w:p w:rsidR="008E6977" w:rsidRDefault="008E6977">
      <w:pPr>
        <w:pStyle w:val="Textocomentario"/>
      </w:pPr>
      <w:r>
        <w:t>-</w:t>
      </w:r>
      <w:r w:rsidR="00B119C6">
        <w:t xml:space="preserve">Panel se ha eliminado del </w:t>
      </w:r>
      <w:proofErr w:type="spellStart"/>
      <w:r w:rsidR="00B119C6">
        <w:t>metamodelo</w:t>
      </w:r>
      <w:proofErr w:type="spellEnd"/>
      <w:r w:rsidR="00B119C6">
        <w:t xml:space="preserve"> y no se agregará al perfil</w:t>
      </w:r>
    </w:p>
  </w:comment>
  <w:comment w:id="382" w:author="Vaio" w:date="2015-06-23T17:39:00Z" w:initials="V">
    <w:p w:rsidR="00795985" w:rsidRDefault="00795985"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795985" w:rsidRDefault="00795985" w:rsidP="00795985">
      <w:pPr>
        <w:pStyle w:val="Textocomentario"/>
      </w:pPr>
      <w:r>
        <w:t xml:space="preserve">Si esto ya se describió en otro capítulo, entonces recordar aquí la referencia de donde se puede ver la descripción. </w:t>
      </w:r>
    </w:p>
    <w:p w:rsidR="00795985" w:rsidRDefault="00795985" w:rsidP="00795985">
      <w:pPr>
        <w:pStyle w:val="Textocomentario"/>
      </w:pPr>
    </w:p>
  </w:comment>
  <w:comment w:id="383" w:author="Vaio" w:date="2015-06-23T17:39:00Z" w:initials="V">
    <w:p w:rsidR="00795985" w:rsidRDefault="00795985" w:rsidP="00795985">
      <w:pPr>
        <w:pStyle w:val="Textocomentario"/>
      </w:pPr>
      <w:r>
        <w:rPr>
          <w:rStyle w:val="Refdecomentario"/>
        </w:rPr>
        <w:annotationRef/>
      </w:r>
      <w:r>
        <w:t xml:space="preserve">Creo que no es necesario poner esto aquí … describir sólo lo que sí está en el ejemplo. </w:t>
      </w:r>
    </w:p>
  </w:comment>
  <w:comment w:id="386" w:author="Vaio" w:date="2015-06-23T17:39:00Z" w:initials="V">
    <w:p w:rsidR="00795985" w:rsidRDefault="00795985"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795985" w:rsidRDefault="00795985" w:rsidP="00795985">
      <w:pPr>
        <w:pStyle w:val="Textocomentario"/>
        <w:numPr>
          <w:ilvl w:val="0"/>
          <w:numId w:val="2"/>
        </w:numPr>
      </w:pPr>
      <w:r>
        <w:t xml:space="preserve">Campo clave del formulario de ingreso: explicación … </w:t>
      </w:r>
    </w:p>
    <w:p w:rsidR="00795985" w:rsidRDefault="00795985" w:rsidP="00795985">
      <w:pPr>
        <w:pStyle w:val="Textocomentario"/>
        <w:numPr>
          <w:ilvl w:val="0"/>
          <w:numId w:val="2"/>
        </w:numPr>
      </w:pPr>
      <w:r>
        <w:t xml:space="preserve">Algo: </w:t>
      </w:r>
      <w:proofErr w:type="spellStart"/>
      <w:r>
        <w:t>explicaicón</w:t>
      </w:r>
      <w:proofErr w:type="spellEnd"/>
      <w:r>
        <w:t xml:space="preserve">, </w:t>
      </w:r>
    </w:p>
    <w:p w:rsidR="00795985" w:rsidRDefault="00795985" w:rsidP="00795985">
      <w:pPr>
        <w:pStyle w:val="Textocomentario"/>
        <w:numPr>
          <w:ilvl w:val="0"/>
          <w:numId w:val="2"/>
        </w:numPr>
      </w:pPr>
      <w:r>
        <w:t>Algo: explicación</w:t>
      </w:r>
    </w:p>
    <w:p w:rsidR="00795985" w:rsidRDefault="00795985" w:rsidP="00795985">
      <w:pPr>
        <w:pStyle w:val="Textocomentario"/>
        <w:numPr>
          <w:ilvl w:val="0"/>
          <w:numId w:val="2"/>
        </w:numPr>
      </w:pPr>
      <w:r>
        <w:t xml:space="preserve">Etc. </w:t>
      </w:r>
    </w:p>
    <w:p w:rsidR="00795985" w:rsidRDefault="00795985" w:rsidP="00795985">
      <w:pPr>
        <w:pStyle w:val="Textocomentario"/>
      </w:pPr>
      <w:r>
        <w:t xml:space="preserve">Entonces, después, sobre las figuras 5 y 6 se va poder poner unos recuadros y asignar en cada recuadro la letra correspondiente de la extensión … </w:t>
      </w:r>
    </w:p>
  </w:comment>
  <w:comment w:id="391" w:author="Vaio" w:date="2015-06-23T17:39:00Z" w:initials="V">
    <w:p w:rsidR="00795985" w:rsidRDefault="00795985" w:rsidP="00795985">
      <w:pPr>
        <w:pStyle w:val="Textocomentario"/>
      </w:pPr>
      <w:r>
        <w:rPr>
          <w:rStyle w:val="Refdecomentario"/>
        </w:rPr>
        <w:annotationRef/>
      </w:r>
      <w:r>
        <w:t xml:space="preserve">Algunos comentarios al analizar esta figura: </w:t>
      </w:r>
    </w:p>
    <w:p w:rsidR="00795985" w:rsidRDefault="00795985"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795985" w:rsidRDefault="00795985"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795985" w:rsidRDefault="00795985"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396" w:author="Vaio" w:date="2015-06-23T17:39:00Z" w:initials="V">
    <w:p w:rsidR="00795985" w:rsidRDefault="00795985" w:rsidP="00795985">
      <w:pPr>
        <w:pStyle w:val="Textocomentario"/>
      </w:pPr>
      <w:r>
        <w:rPr>
          <w:rStyle w:val="Refdecomentario"/>
        </w:rPr>
        <w:annotationRef/>
      </w:r>
      <w:r>
        <w:t xml:space="preserve">Creo que sería mejor hacer una figura que ocupe toda la página, porque así no se puede leer. </w:t>
      </w:r>
    </w:p>
    <w:p w:rsidR="00795985" w:rsidRDefault="00795985" w:rsidP="00795985">
      <w:pPr>
        <w:pStyle w:val="Textocomentario"/>
      </w:pPr>
      <w:r>
        <w:t xml:space="preserve">Lo mismo para la figura del </w:t>
      </w:r>
      <w:proofErr w:type="spellStart"/>
      <w:r>
        <w:t>metamodelo</w:t>
      </w:r>
      <w:proofErr w:type="spellEnd"/>
      <w:r>
        <w:t xml:space="preserve"> y del perfil. </w:t>
      </w:r>
    </w:p>
  </w:comment>
  <w:comment w:id="418" w:author="Vaio" w:date="2015-06-23T17:39:00Z" w:initials="V">
    <w:p w:rsidR="00795985" w:rsidRDefault="00795985" w:rsidP="00795985">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419" w:author="Vaio" w:date="2015-06-23T17:39:00Z" w:initials="V">
    <w:p w:rsidR="00795985" w:rsidRDefault="00795985" w:rsidP="00795985">
      <w:pPr>
        <w:pStyle w:val="Textocomentario"/>
      </w:pPr>
      <w:r>
        <w:rPr>
          <w:rStyle w:val="Refdecomentario"/>
        </w:rPr>
        <w:annotationRef/>
      </w:r>
      <w:r>
        <w:t xml:space="preserve">Modificar de acuerdo a las correcciones del capítulo. </w:t>
      </w:r>
    </w:p>
  </w:comment>
  <w:comment w:id="425" w:author="magali" w:date="2015-06-21T23:57:00Z" w:initials="m">
    <w:p w:rsidR="00C65AEA" w:rsidRDefault="00C65AEA" w:rsidP="00C65AEA">
      <w:pPr>
        <w:pStyle w:val="Textocomentario"/>
      </w:pPr>
      <w:r>
        <w:rPr>
          <w:rStyle w:val="Refdecomentario"/>
        </w:rPr>
        <w:annotationRef/>
      </w:r>
      <w:r>
        <w:t>Mejorar esta frase, problema de concordancia</w:t>
      </w:r>
    </w:p>
  </w:comment>
  <w:comment w:id="426" w:author="magali" w:date="2015-06-21T23:57:00Z" w:initials="m">
    <w:p w:rsidR="00C65AEA" w:rsidRDefault="00C65AEA" w:rsidP="00C65AEA">
      <w:pPr>
        <w:pStyle w:val="Textocomentario"/>
      </w:pPr>
      <w:r>
        <w:rPr>
          <w:rStyle w:val="Refdecomentario"/>
        </w:rPr>
        <w:annotationRef/>
      </w:r>
      <w:r>
        <w:t>Creo que no es necesario colocar esto.. sólo mencionarlos en el momento en que presentas algo propuesto por ellos</w:t>
      </w:r>
    </w:p>
    <w:p w:rsidR="00C65AEA" w:rsidRDefault="00C65AEA" w:rsidP="00C65AEA">
      <w:pPr>
        <w:pStyle w:val="Textocomentario"/>
      </w:pPr>
    </w:p>
  </w:comment>
  <w:comment w:id="429" w:author="magali" w:date="2015-06-21T23:57:00Z" w:initials="m">
    <w:p w:rsidR="00C65AEA" w:rsidRDefault="00C65AEA" w:rsidP="00C65AEA">
      <w:pPr>
        <w:pStyle w:val="Textocomentario"/>
      </w:pPr>
      <w:r>
        <w:rPr>
          <w:rStyle w:val="Refdecomentario"/>
        </w:rPr>
        <w:annotationRef/>
      </w:r>
      <w:r>
        <w:t>Esto sí debería estar en este capítulo, lo anterior creo que puede ir al capítulo en donde hablas sobre MDSE</w:t>
      </w:r>
    </w:p>
  </w:comment>
  <w:comment w:id="430" w:author="magali" w:date="2015-06-21T23:57:00Z" w:initials="m">
    <w:p w:rsidR="00C65AEA" w:rsidRDefault="00C65AEA" w:rsidP="00C65AEA">
      <w:pPr>
        <w:pStyle w:val="Textocomentario"/>
      </w:pPr>
      <w:r>
        <w:rPr>
          <w:rStyle w:val="Refdecomentario"/>
        </w:rPr>
        <w:annotationRef/>
      </w:r>
      <w:r>
        <w:t>Queda en el capítulo</w:t>
      </w:r>
    </w:p>
  </w:comment>
  <w:comment w:id="431" w:author="magali" w:date="2015-06-21T23:57:00Z" w:initials="m">
    <w:p w:rsidR="00C65AEA" w:rsidRDefault="00C65AEA" w:rsidP="00C65AEA">
      <w:pPr>
        <w:pStyle w:val="Textocomentario"/>
      </w:pPr>
      <w:r>
        <w:rPr>
          <w:rStyle w:val="Refdecomentario"/>
        </w:rPr>
        <w:annotationRef/>
      </w:r>
      <w:r>
        <w:t>Queda en este capítulo</w:t>
      </w:r>
    </w:p>
  </w:comment>
  <w:comment w:id="432" w:author="magali" w:date="2015-06-21T23:57:00Z" w:initials="m">
    <w:p w:rsidR="00C65AEA" w:rsidRDefault="00C65AEA"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433" w:author="magali" w:date="2015-06-21T23:57:00Z" w:initials="m">
    <w:p w:rsidR="00C65AEA" w:rsidRDefault="00C65AEA" w:rsidP="00C65AEA">
      <w:pPr>
        <w:pStyle w:val="Textocomentario"/>
      </w:pPr>
      <w:r>
        <w:rPr>
          <w:rStyle w:val="Refdecomentario"/>
        </w:rPr>
        <w:annotationRef/>
      </w:r>
      <w:r>
        <w:t>A partir de aquí deja para este capítulo</w:t>
      </w:r>
    </w:p>
  </w:comment>
  <w:comment w:id="434" w:author="magali" w:date="2015-06-21T23:57:00Z" w:initials="m">
    <w:p w:rsidR="00C65AEA" w:rsidRDefault="00C65AEA" w:rsidP="00C65AEA">
      <w:pPr>
        <w:pStyle w:val="Textocomentario"/>
      </w:pPr>
      <w:r>
        <w:rPr>
          <w:rStyle w:val="Refdecomentario"/>
        </w:rPr>
        <w:annotationRef/>
      </w:r>
      <w:r>
        <w:t>Mejora la figura Iván.. sale muy difuso, casi no se lee</w:t>
      </w:r>
    </w:p>
  </w:comment>
  <w:comment w:id="439" w:author="magali" w:date="2015-06-21T23:57:00Z" w:initials="m">
    <w:p w:rsidR="00C65AEA" w:rsidRDefault="00C65AEA" w:rsidP="00C65AEA">
      <w:pPr>
        <w:pStyle w:val="Textocomentario"/>
      </w:pPr>
      <w:r>
        <w:rPr>
          <w:rStyle w:val="Refdecomentario"/>
        </w:rPr>
        <w:annotationRef/>
      </w:r>
      <w:r>
        <w:t>Mejorar la imagen, muy difuso</w:t>
      </w:r>
    </w:p>
    <w:p w:rsidR="00C65AEA" w:rsidRDefault="00C65AEA" w:rsidP="00C65AEA">
      <w:pPr>
        <w:pStyle w:val="Textocomentario"/>
      </w:pPr>
    </w:p>
    <w:p w:rsidR="00C65AEA" w:rsidRDefault="00C65AEA" w:rsidP="00C65AEA">
      <w:pPr>
        <w:pStyle w:val="Textocomentario"/>
      </w:pPr>
    </w:p>
  </w:comment>
  <w:comment w:id="442" w:author="magali" w:date="2015-06-21T23:57:00Z" w:initials="m">
    <w:p w:rsidR="00C65AEA" w:rsidRDefault="00C65AEA" w:rsidP="00C65AEA">
      <w:pPr>
        <w:pStyle w:val="Textocomentario"/>
      </w:pPr>
      <w:r>
        <w:rPr>
          <w:rStyle w:val="Refdecomentario"/>
        </w:rPr>
        <w:annotationRef/>
      </w:r>
      <w:r>
        <w:t>Cambiaría el nombre “Conclusiones” por “Resumen del Capítulo”</w:t>
      </w:r>
    </w:p>
    <w:p w:rsidR="00C65AEA" w:rsidRDefault="00C65AEA"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E8F" w:rsidRDefault="00397E8F" w:rsidP="00467DFC">
      <w:pPr>
        <w:spacing w:after="0" w:line="240" w:lineRule="auto"/>
      </w:pPr>
      <w:r>
        <w:separator/>
      </w:r>
    </w:p>
  </w:endnote>
  <w:endnote w:type="continuationSeparator" w:id="0">
    <w:p w:rsidR="00397E8F" w:rsidRDefault="00397E8F"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E8F" w:rsidRDefault="00397E8F" w:rsidP="00467DFC">
      <w:pPr>
        <w:spacing w:after="0" w:line="240" w:lineRule="auto"/>
      </w:pPr>
      <w:r>
        <w:separator/>
      </w:r>
    </w:p>
  </w:footnote>
  <w:footnote w:type="continuationSeparator" w:id="0">
    <w:p w:rsidR="00397E8F" w:rsidRDefault="00397E8F"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14BD0"/>
    <w:rsid w:val="00030561"/>
    <w:rsid w:val="000448E3"/>
    <w:rsid w:val="0004580E"/>
    <w:rsid w:val="00052D5D"/>
    <w:rsid w:val="000575C2"/>
    <w:rsid w:val="0006154A"/>
    <w:rsid w:val="00064CE1"/>
    <w:rsid w:val="00082754"/>
    <w:rsid w:val="00084493"/>
    <w:rsid w:val="000919A7"/>
    <w:rsid w:val="000A4782"/>
    <w:rsid w:val="000A627F"/>
    <w:rsid w:val="000B2621"/>
    <w:rsid w:val="000B5877"/>
    <w:rsid w:val="000C133C"/>
    <w:rsid w:val="000C5AB2"/>
    <w:rsid w:val="000D2FE3"/>
    <w:rsid w:val="000F7D06"/>
    <w:rsid w:val="001028F0"/>
    <w:rsid w:val="00105CEF"/>
    <w:rsid w:val="00120501"/>
    <w:rsid w:val="00133D7E"/>
    <w:rsid w:val="001408E0"/>
    <w:rsid w:val="001462F3"/>
    <w:rsid w:val="00162626"/>
    <w:rsid w:val="001629D2"/>
    <w:rsid w:val="001659F4"/>
    <w:rsid w:val="001806CA"/>
    <w:rsid w:val="00185FED"/>
    <w:rsid w:val="00195ED6"/>
    <w:rsid w:val="001A601F"/>
    <w:rsid w:val="001A662E"/>
    <w:rsid w:val="001A7A5E"/>
    <w:rsid w:val="001C52AC"/>
    <w:rsid w:val="001C5F75"/>
    <w:rsid w:val="001D7A8E"/>
    <w:rsid w:val="001F6C6C"/>
    <w:rsid w:val="002074B2"/>
    <w:rsid w:val="00207B1C"/>
    <w:rsid w:val="002121C4"/>
    <w:rsid w:val="0022570F"/>
    <w:rsid w:val="00237053"/>
    <w:rsid w:val="00241E20"/>
    <w:rsid w:val="00247BA1"/>
    <w:rsid w:val="002544E4"/>
    <w:rsid w:val="0029310D"/>
    <w:rsid w:val="0029504F"/>
    <w:rsid w:val="00295E3C"/>
    <w:rsid w:val="0029735E"/>
    <w:rsid w:val="002A7D2F"/>
    <w:rsid w:val="002B32DD"/>
    <w:rsid w:val="002B562E"/>
    <w:rsid w:val="002C3668"/>
    <w:rsid w:val="002C4239"/>
    <w:rsid w:val="002C7448"/>
    <w:rsid w:val="002D162D"/>
    <w:rsid w:val="002E476C"/>
    <w:rsid w:val="002E4DA5"/>
    <w:rsid w:val="002E66FC"/>
    <w:rsid w:val="00300F34"/>
    <w:rsid w:val="0030170A"/>
    <w:rsid w:val="003149C3"/>
    <w:rsid w:val="00321399"/>
    <w:rsid w:val="003315AB"/>
    <w:rsid w:val="0033582E"/>
    <w:rsid w:val="0034255B"/>
    <w:rsid w:val="00346DEB"/>
    <w:rsid w:val="00353A12"/>
    <w:rsid w:val="00354C72"/>
    <w:rsid w:val="00365CBA"/>
    <w:rsid w:val="00366652"/>
    <w:rsid w:val="003707AA"/>
    <w:rsid w:val="003773CB"/>
    <w:rsid w:val="0038667B"/>
    <w:rsid w:val="003869F7"/>
    <w:rsid w:val="0039694A"/>
    <w:rsid w:val="00397E8F"/>
    <w:rsid w:val="003A3125"/>
    <w:rsid w:val="003A5F57"/>
    <w:rsid w:val="003B3B1E"/>
    <w:rsid w:val="003C0B0A"/>
    <w:rsid w:val="003C43DF"/>
    <w:rsid w:val="003D4D6E"/>
    <w:rsid w:val="003E1FD6"/>
    <w:rsid w:val="003E36AE"/>
    <w:rsid w:val="003E7FAA"/>
    <w:rsid w:val="003F240A"/>
    <w:rsid w:val="004229AE"/>
    <w:rsid w:val="0042710D"/>
    <w:rsid w:val="004312FC"/>
    <w:rsid w:val="00442E98"/>
    <w:rsid w:val="004447A8"/>
    <w:rsid w:val="00451422"/>
    <w:rsid w:val="004514EE"/>
    <w:rsid w:val="004535DD"/>
    <w:rsid w:val="00465A4B"/>
    <w:rsid w:val="00467DFC"/>
    <w:rsid w:val="0049263E"/>
    <w:rsid w:val="004979E5"/>
    <w:rsid w:val="004A4BDA"/>
    <w:rsid w:val="004D5974"/>
    <w:rsid w:val="004E4CAE"/>
    <w:rsid w:val="004E4EFE"/>
    <w:rsid w:val="004F23D2"/>
    <w:rsid w:val="004F7EFF"/>
    <w:rsid w:val="00504687"/>
    <w:rsid w:val="00510B64"/>
    <w:rsid w:val="0051135D"/>
    <w:rsid w:val="00520F35"/>
    <w:rsid w:val="005230CA"/>
    <w:rsid w:val="00524215"/>
    <w:rsid w:val="005327A3"/>
    <w:rsid w:val="00553BA3"/>
    <w:rsid w:val="00563EE3"/>
    <w:rsid w:val="005640CA"/>
    <w:rsid w:val="00581C3A"/>
    <w:rsid w:val="005826AB"/>
    <w:rsid w:val="00586DAB"/>
    <w:rsid w:val="00587D09"/>
    <w:rsid w:val="00592311"/>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416A3"/>
    <w:rsid w:val="00644818"/>
    <w:rsid w:val="00645076"/>
    <w:rsid w:val="00653B6D"/>
    <w:rsid w:val="0065625E"/>
    <w:rsid w:val="00666EC4"/>
    <w:rsid w:val="00677B45"/>
    <w:rsid w:val="006805D5"/>
    <w:rsid w:val="00695F8A"/>
    <w:rsid w:val="00696293"/>
    <w:rsid w:val="006A300D"/>
    <w:rsid w:val="006A7B63"/>
    <w:rsid w:val="006B1DA4"/>
    <w:rsid w:val="006C7698"/>
    <w:rsid w:val="006F79B7"/>
    <w:rsid w:val="007141CB"/>
    <w:rsid w:val="007220E3"/>
    <w:rsid w:val="007230B3"/>
    <w:rsid w:val="00723BF5"/>
    <w:rsid w:val="00727837"/>
    <w:rsid w:val="00732C0F"/>
    <w:rsid w:val="00756E1F"/>
    <w:rsid w:val="0078413E"/>
    <w:rsid w:val="0079268F"/>
    <w:rsid w:val="00795985"/>
    <w:rsid w:val="007A13CD"/>
    <w:rsid w:val="007A2F94"/>
    <w:rsid w:val="007B2B89"/>
    <w:rsid w:val="007B66FE"/>
    <w:rsid w:val="007C1911"/>
    <w:rsid w:val="007C4589"/>
    <w:rsid w:val="007D2C02"/>
    <w:rsid w:val="007D323D"/>
    <w:rsid w:val="007E1C9C"/>
    <w:rsid w:val="007F5CE1"/>
    <w:rsid w:val="007F6B7F"/>
    <w:rsid w:val="00804226"/>
    <w:rsid w:val="00845224"/>
    <w:rsid w:val="00851625"/>
    <w:rsid w:val="00856CCF"/>
    <w:rsid w:val="00857FCF"/>
    <w:rsid w:val="0086090E"/>
    <w:rsid w:val="0086176A"/>
    <w:rsid w:val="00862C49"/>
    <w:rsid w:val="00863ACE"/>
    <w:rsid w:val="00865E0E"/>
    <w:rsid w:val="00867671"/>
    <w:rsid w:val="00867D80"/>
    <w:rsid w:val="008716B3"/>
    <w:rsid w:val="008765A4"/>
    <w:rsid w:val="00891FCF"/>
    <w:rsid w:val="008B1A7F"/>
    <w:rsid w:val="008D0D57"/>
    <w:rsid w:val="008D3D46"/>
    <w:rsid w:val="008D5758"/>
    <w:rsid w:val="008D7A8C"/>
    <w:rsid w:val="008E57A9"/>
    <w:rsid w:val="008E6693"/>
    <w:rsid w:val="008E6977"/>
    <w:rsid w:val="008F2327"/>
    <w:rsid w:val="008F5759"/>
    <w:rsid w:val="008F5A0C"/>
    <w:rsid w:val="00923454"/>
    <w:rsid w:val="009234A5"/>
    <w:rsid w:val="0093407F"/>
    <w:rsid w:val="00934F3B"/>
    <w:rsid w:val="00940091"/>
    <w:rsid w:val="009410C1"/>
    <w:rsid w:val="0094719C"/>
    <w:rsid w:val="00950DD8"/>
    <w:rsid w:val="00960A05"/>
    <w:rsid w:val="00966385"/>
    <w:rsid w:val="009826AB"/>
    <w:rsid w:val="00991DB8"/>
    <w:rsid w:val="0099201A"/>
    <w:rsid w:val="0099314A"/>
    <w:rsid w:val="00994141"/>
    <w:rsid w:val="009A0AB9"/>
    <w:rsid w:val="009B4A8C"/>
    <w:rsid w:val="009C5EF1"/>
    <w:rsid w:val="009D379B"/>
    <w:rsid w:val="009D4101"/>
    <w:rsid w:val="009D617E"/>
    <w:rsid w:val="009E023E"/>
    <w:rsid w:val="009E7593"/>
    <w:rsid w:val="009F0997"/>
    <w:rsid w:val="009F3FFB"/>
    <w:rsid w:val="009F73D4"/>
    <w:rsid w:val="00A01D9F"/>
    <w:rsid w:val="00A14A87"/>
    <w:rsid w:val="00A15776"/>
    <w:rsid w:val="00A25C66"/>
    <w:rsid w:val="00A26803"/>
    <w:rsid w:val="00A36BDA"/>
    <w:rsid w:val="00A41F33"/>
    <w:rsid w:val="00A46DC1"/>
    <w:rsid w:val="00A529FC"/>
    <w:rsid w:val="00A53608"/>
    <w:rsid w:val="00A56EDB"/>
    <w:rsid w:val="00A74B74"/>
    <w:rsid w:val="00A848E4"/>
    <w:rsid w:val="00A85497"/>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4522"/>
    <w:rsid w:val="00B36AD1"/>
    <w:rsid w:val="00B4025B"/>
    <w:rsid w:val="00B42958"/>
    <w:rsid w:val="00B44222"/>
    <w:rsid w:val="00B46986"/>
    <w:rsid w:val="00B50718"/>
    <w:rsid w:val="00B56625"/>
    <w:rsid w:val="00B66EF0"/>
    <w:rsid w:val="00B73BCE"/>
    <w:rsid w:val="00B825DB"/>
    <w:rsid w:val="00B8527E"/>
    <w:rsid w:val="00B90D31"/>
    <w:rsid w:val="00BA4B96"/>
    <w:rsid w:val="00BB393E"/>
    <w:rsid w:val="00BB3F28"/>
    <w:rsid w:val="00BC2D6B"/>
    <w:rsid w:val="00BC5BED"/>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5AEA"/>
    <w:rsid w:val="00C80889"/>
    <w:rsid w:val="00CA2951"/>
    <w:rsid w:val="00CA4A2E"/>
    <w:rsid w:val="00CB25D4"/>
    <w:rsid w:val="00CB280D"/>
    <w:rsid w:val="00CB478F"/>
    <w:rsid w:val="00CB5155"/>
    <w:rsid w:val="00CD6797"/>
    <w:rsid w:val="00CD7ED1"/>
    <w:rsid w:val="00CF0A8F"/>
    <w:rsid w:val="00D01FDE"/>
    <w:rsid w:val="00D05E18"/>
    <w:rsid w:val="00D148FB"/>
    <w:rsid w:val="00D20420"/>
    <w:rsid w:val="00D21B4A"/>
    <w:rsid w:val="00D21BC6"/>
    <w:rsid w:val="00D242F6"/>
    <w:rsid w:val="00D35B84"/>
    <w:rsid w:val="00D475D9"/>
    <w:rsid w:val="00D6771E"/>
    <w:rsid w:val="00D71CA6"/>
    <w:rsid w:val="00D74320"/>
    <w:rsid w:val="00D76A7B"/>
    <w:rsid w:val="00D86F61"/>
    <w:rsid w:val="00DA7868"/>
    <w:rsid w:val="00DB20E0"/>
    <w:rsid w:val="00DB322A"/>
    <w:rsid w:val="00DD2869"/>
    <w:rsid w:val="00DE0D5C"/>
    <w:rsid w:val="00DF46C4"/>
    <w:rsid w:val="00E0777A"/>
    <w:rsid w:val="00E26FC9"/>
    <w:rsid w:val="00E3166F"/>
    <w:rsid w:val="00E436F2"/>
    <w:rsid w:val="00E50499"/>
    <w:rsid w:val="00E5509A"/>
    <w:rsid w:val="00E55184"/>
    <w:rsid w:val="00E56471"/>
    <w:rsid w:val="00E66E80"/>
    <w:rsid w:val="00E67778"/>
    <w:rsid w:val="00E71215"/>
    <w:rsid w:val="00E71D8F"/>
    <w:rsid w:val="00E73F04"/>
    <w:rsid w:val="00E86A7E"/>
    <w:rsid w:val="00E96368"/>
    <w:rsid w:val="00EA1E4D"/>
    <w:rsid w:val="00EA374C"/>
    <w:rsid w:val="00ED34E5"/>
    <w:rsid w:val="00EE50BD"/>
    <w:rsid w:val="00EE59E4"/>
    <w:rsid w:val="00EE6630"/>
    <w:rsid w:val="00F02DE6"/>
    <w:rsid w:val="00F153EB"/>
    <w:rsid w:val="00F15C87"/>
    <w:rsid w:val="00F41457"/>
    <w:rsid w:val="00F55BD8"/>
    <w:rsid w:val="00F6316A"/>
    <w:rsid w:val="00F730AD"/>
    <w:rsid w:val="00F858C4"/>
    <w:rsid w:val="00F92B4F"/>
    <w:rsid w:val="00F95D3C"/>
    <w:rsid w:val="00F96AEF"/>
    <w:rsid w:val="00FA0831"/>
    <w:rsid w:val="00FB14E8"/>
    <w:rsid w:val="00FB781D"/>
    <w:rsid w:val="00FC1F95"/>
    <w:rsid w:val="00FC2E5B"/>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D80"/>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0C6F02-33F0-4355-8650-14029473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5703</Words>
  <Characters>31369</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11</cp:revision>
  <dcterms:created xsi:type="dcterms:W3CDTF">2015-06-24T01:46:00Z</dcterms:created>
  <dcterms:modified xsi:type="dcterms:W3CDTF">2015-08-19T12:45:00Z</dcterms:modified>
</cp:coreProperties>
</file>