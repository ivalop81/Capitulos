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Pr="00507031" w:rsidRDefault="00502FFA" w:rsidP="00507031">
      <w:pPr>
        <w:ind w:left="6372"/>
        <w:jc w:val="right"/>
        <w:rPr>
          <w:ins w:id="0" w:author="Vaio" w:date="2015-06-16T22:00:00Z"/>
          <w:b/>
          <w:caps/>
          <w:sz w:val="36"/>
          <w:szCs w:val="36"/>
        </w:rPr>
      </w:pPr>
      <w:r w:rsidRPr="00507031">
        <w:rPr>
          <w:b/>
          <w:caps/>
          <w:sz w:val="36"/>
          <w:szCs w:val="36"/>
        </w:rPr>
        <w:t xml:space="preserve">                                                                                              </w:t>
      </w:r>
      <w:ins w:id="1" w:author="marcazal" w:date="2015-08-18T23:50:00Z">
        <w:r w:rsidRPr="00507031">
          <w:rPr>
            <w:b/>
            <w:caps/>
            <w:sz w:val="36"/>
            <w:szCs w:val="36"/>
          </w:rPr>
          <w:t xml:space="preserve">                                 </w:t>
        </w:r>
      </w:ins>
      <w:ins w:id="2" w:author="marcazal" w:date="2015-08-19T08:24:00Z">
        <w:r w:rsidRPr="00507031">
          <w:rPr>
            <w:b/>
            <w:caps/>
            <w:sz w:val="36"/>
            <w:szCs w:val="36"/>
          </w:rPr>
          <w:t xml:space="preserve">          </w:t>
        </w:r>
      </w:ins>
      <w:commentRangeStart w:id="3"/>
      <w:commentRangeStart w:id="4"/>
      <w:r w:rsidRPr="00507031">
        <w:rPr>
          <w:b/>
          <w:caps/>
          <w:sz w:val="36"/>
          <w:szCs w:val="36"/>
        </w:rPr>
        <w:t>Capítulo</w:t>
      </w:r>
      <w:commentRangeEnd w:id="3"/>
      <w:r w:rsidR="002E66FC">
        <w:rPr>
          <w:rStyle w:val="Refdecomentario"/>
        </w:rPr>
        <w:commentReference w:id="3"/>
      </w:r>
      <w:r w:rsidRPr="00507031">
        <w:rPr>
          <w:b/>
          <w:caps/>
          <w:sz w:val="36"/>
          <w:szCs w:val="36"/>
        </w:rPr>
        <w:t xml:space="preserve"> 4 </w:t>
      </w:r>
      <w:commentRangeEnd w:id="4"/>
      <w:r w:rsidRPr="00507031">
        <w:rPr>
          <w:rStyle w:val="Refdecomentario"/>
          <w:sz w:val="36"/>
          <w:szCs w:val="36"/>
        </w:rPr>
        <w:commentReference w:id="4"/>
      </w:r>
    </w:p>
    <w:p w:rsidR="004E4EFE" w:rsidRPr="00507031" w:rsidRDefault="00502FFA" w:rsidP="002E66FC">
      <w:pPr>
        <w:rPr>
          <w:b/>
          <w:caps/>
          <w:sz w:val="36"/>
          <w:szCs w:val="36"/>
        </w:rPr>
      </w:pPr>
      <w:r w:rsidRPr="00507031">
        <w:rPr>
          <w:b/>
          <w:caps/>
          <w:sz w:val="36"/>
          <w:szCs w:val="36"/>
        </w:rPr>
        <w:t>Una Extensión RIA para la APROXIMACION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del w:id="5" w:author="marcazal" w:date="2015-08-18T23:30:00Z">
        <w:r w:rsidR="00E71D8F" w:rsidDel="00CB478F">
          <w:delText>d</w:delText>
        </w:r>
      </w:del>
      <w:proofErr w:type="spellStart"/>
      <w:r w:rsidR="00E71D8F">
        <w:t>e</w:t>
      </w:r>
      <w:proofErr w:type="spellEnd"/>
      <w:r w:rsidR="00E71D8F">
        <w:t xml:space="preserve"> </w:t>
      </w:r>
      <w:r w:rsidR="007D2C02">
        <w:t xml:space="preserve">que las </w:t>
      </w:r>
      <w:commentRangeStart w:id="6"/>
      <w:commentRangeStart w:id="7"/>
      <w:proofErr w:type="spellStart"/>
      <w:r w:rsidR="007D2C02">
        <w:t>RIA</w:t>
      </w:r>
      <w:r w:rsidR="00A36BDA">
        <w:t>s</w:t>
      </w:r>
      <w:commentRangeEnd w:id="6"/>
      <w:proofErr w:type="spellEnd"/>
      <w:r w:rsidR="00CB478F">
        <w:rPr>
          <w:rStyle w:val="Refdecomentario"/>
        </w:rPr>
        <w:commentReference w:id="6"/>
      </w:r>
      <w:r w:rsidR="007D2C02">
        <w:t xml:space="preserve"> </w:t>
      </w:r>
      <w:commentRangeEnd w:id="7"/>
      <w:r w:rsidR="00E71215">
        <w:rPr>
          <w:rStyle w:val="Refdecomentario"/>
        </w:rPr>
        <w:commentReference w:id="7"/>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del w:id="8" w:author="Ivan Lopez" w:date="2015-09-04T18:28:00Z">
        <w:r w:rsidR="007D2C02" w:rsidDel="0050177C">
          <w:delText>RIA</w:delText>
        </w:r>
        <w:r w:rsidR="00A36BDA" w:rsidDel="0050177C">
          <w:delText>s</w:delText>
        </w:r>
      </w:del>
      <w:ins w:id="9" w:author="Ivan Lopez" w:date="2015-09-04T18:28:00Z">
        <w:r w:rsidR="0050177C">
          <w:t>RIA</w:t>
        </w:r>
      </w:ins>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10"/>
      <w:commentRangeStart w:id="11"/>
      <w:r>
        <w:t>diversos tip</w:t>
      </w:r>
      <w:r w:rsidR="007D323D">
        <w:t>os de widgets</w:t>
      </w:r>
      <w:r w:rsidR="00A36BDA">
        <w:t xml:space="preserve"> </w:t>
      </w:r>
      <w:del w:id="12" w:author="Ivan Lopez" w:date="2015-09-04T18:28:00Z">
        <w:r w:rsidR="00A36BDA" w:rsidDel="0050177C">
          <w:delText>RIAs</w:delText>
        </w:r>
      </w:del>
      <w:ins w:id="13" w:author="Ivan Lopez" w:date="2015-09-04T18:28:00Z">
        <w:r w:rsidR="0050177C">
          <w:t>RIA</w:t>
        </w:r>
      </w:ins>
      <w:r w:rsidR="007D323D">
        <w:t xml:space="preserve"> existentes</w:t>
      </w:r>
      <w:commentRangeEnd w:id="10"/>
      <w:r w:rsidR="00AD37CF">
        <w:rPr>
          <w:rStyle w:val="Refdecomentario"/>
        </w:rPr>
        <w:commentReference w:id="10"/>
      </w:r>
      <w:commentRangeEnd w:id="11"/>
      <w:r w:rsidR="002E66FC">
        <w:rPr>
          <w:rStyle w:val="Refdecomentario"/>
        </w:rPr>
        <w:commentReference w:id="11"/>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rPr>
          <w:ins w:id="14" w:author="marcazal" w:date="2015-09-06T18:24:00Z"/>
        </w:rPr>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del w:id="15" w:author="marcazal" w:date="2015-09-05T11:10:00Z">
        <w:r w:rsidR="00C225AF" w:rsidDel="0083059B">
          <w:delText>,</w:delText>
        </w:r>
      </w:del>
      <w:r w:rsidR="00C225AF">
        <w:t xml:space="preserve"> </w:t>
      </w:r>
      <w:ins w:id="16" w:author="marcazal" w:date="2015-09-05T11:10:00Z">
        <w:r w:rsidR="0083059B">
          <w:t xml:space="preserve">y el </w:t>
        </w:r>
      </w:ins>
      <w:proofErr w:type="spellStart"/>
      <w:r w:rsidR="008F2327" w:rsidRPr="008F2327">
        <w:rPr>
          <w:i/>
        </w:rPr>
        <w:t>tooltip</w:t>
      </w:r>
      <w:proofErr w:type="spellEnd"/>
      <w:del w:id="17" w:author="marcazal" w:date="2015-09-05T11:11:00Z">
        <w:r w:rsidR="008F2327" w:rsidRPr="008F2327" w:rsidDel="0083059B">
          <w:rPr>
            <w:i/>
          </w:rPr>
          <w:delText xml:space="preserve"> </w:delText>
        </w:r>
        <w:r w:rsidR="00C225AF" w:rsidDel="0083059B">
          <w:delText>y el</w:delText>
        </w:r>
        <w:r w:rsidR="008F2327" w:rsidRPr="008F2327" w:rsidDel="0083059B">
          <w:rPr>
            <w:i/>
          </w:rPr>
          <w:delText xml:space="preserve"> </w:delText>
        </w:r>
      </w:del>
      <w:del w:id="18" w:author="marcazal" w:date="2015-09-05T10:48:00Z">
        <w:r w:rsidR="008F2327" w:rsidRPr="008F2327" w:rsidDel="008E261C">
          <w:rPr>
            <w:i/>
          </w:rPr>
          <w:delText>field</w:delText>
        </w:r>
      </w:del>
      <w:del w:id="19" w:author="marcazal" w:date="2015-09-05T10:49:00Z">
        <w:r w:rsidR="008F2327" w:rsidRPr="008F2327" w:rsidDel="008E261C">
          <w:rPr>
            <w:i/>
          </w:rPr>
          <w:delText>L</w:delText>
        </w:r>
      </w:del>
      <w:del w:id="20" w:author="marcazal" w:date="2015-09-05T11:11:00Z">
        <w:r w:rsidR="008F2327" w:rsidRPr="008F2327" w:rsidDel="0083059B">
          <w:rPr>
            <w:i/>
          </w:rPr>
          <w:delText>iveValidation</w:delText>
        </w:r>
      </w:del>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del w:id="21" w:author="marcazal" w:date="2015-09-05T11:11:00Z">
        <w:r w:rsidR="00C225AF" w:rsidDel="0083059B">
          <w:delText>,</w:delText>
        </w:r>
      </w:del>
      <w:ins w:id="22" w:author="marcazal" w:date="2015-09-05T11:11:00Z">
        <w:r w:rsidR="0083059B">
          <w:t>y</w:t>
        </w:r>
        <w:proofErr w:type="spellEnd"/>
        <w:r w:rsidR="0083059B">
          <w:t xml:space="preserve"> </w:t>
        </w:r>
      </w:ins>
      <w:del w:id="23" w:author="marcazal" w:date="2015-09-05T11:11:00Z">
        <w:r w:rsidR="00C225AF" w:rsidDel="0083059B">
          <w:delText xml:space="preserve"> </w:delText>
        </w:r>
      </w:del>
      <w:proofErr w:type="spellStart"/>
      <w:r w:rsidR="008F2327" w:rsidRPr="008F2327">
        <w:rPr>
          <w:i/>
        </w:rPr>
        <w:t>richToolTip</w:t>
      </w:r>
      <w:proofErr w:type="spellEnd"/>
      <w:ins w:id="24" w:author="marcazal" w:date="2015-09-05T11:11:00Z">
        <w:r w:rsidR="0083059B">
          <w:rPr>
            <w:i/>
          </w:rPr>
          <w:t xml:space="preserve">. </w:t>
        </w:r>
      </w:ins>
      <w:ins w:id="25" w:author="marcazal" w:date="2015-09-05T11:12:00Z">
        <w:r w:rsidR="0083059B">
          <w:t xml:space="preserve">El </w:t>
        </w:r>
        <w:proofErr w:type="spellStart"/>
        <w:r w:rsidR="0083059B" w:rsidRPr="00B70575">
          <w:rPr>
            <w:i/>
          </w:rPr>
          <w:t>live</w:t>
        </w:r>
        <w:proofErr w:type="spellEnd"/>
        <w:r w:rsidR="0083059B" w:rsidRPr="00B70575">
          <w:rPr>
            <w:i/>
          </w:rPr>
          <w:t xml:space="preserve"> </w:t>
        </w:r>
        <w:proofErr w:type="spellStart"/>
        <w:r w:rsidR="0083059B" w:rsidRPr="00B70575">
          <w:rPr>
            <w:i/>
          </w:rPr>
          <w:t>validation</w:t>
        </w:r>
        <w:proofErr w:type="spellEnd"/>
        <w:r w:rsidR="007B79A0">
          <w:t xml:space="preserve">, </w:t>
        </w:r>
      </w:ins>
      <w:ins w:id="26" w:author="marcazal" w:date="2015-09-05T11:21:00Z">
        <w:r w:rsidR="007B79A0">
          <w:t xml:space="preserve">describe diversas validaciones a los campos de entrada y </w:t>
        </w:r>
      </w:ins>
      <w:ins w:id="27" w:author="marcazal" w:date="2015-09-05T11:12:00Z">
        <w:r w:rsidR="002C69C9">
          <w:t xml:space="preserve">se presentan en </w:t>
        </w:r>
        <w:proofErr w:type="spellStart"/>
        <w:r w:rsidR="002C69C9">
          <w:t>MoWebA</w:t>
        </w:r>
        <w:proofErr w:type="spellEnd"/>
        <w:r w:rsidR="007B79A0">
          <w:t xml:space="preserve"> como </w:t>
        </w:r>
      </w:ins>
      <w:proofErr w:type="spellStart"/>
      <w:ins w:id="28" w:author="marcazal" w:date="2015-09-05T11:41:00Z">
        <w:r w:rsidR="002C69C9">
          <w:t>richMinLeng</w:t>
        </w:r>
      </w:ins>
      <w:ins w:id="29" w:author="marcazal" w:date="2015-09-05T11:42:00Z">
        <w:r w:rsidR="002C69C9">
          <w:t>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ins>
      <w:proofErr w:type="spellEnd"/>
      <w:ins w:id="30" w:author="marcazal" w:date="2015-09-05T11:43:00Z">
        <w:r w:rsidR="002C69C9">
          <w:t xml:space="preserve"> respectivamente</w:t>
        </w:r>
      </w:ins>
      <w:ins w:id="31" w:author="marcazal" w:date="2015-09-05T11:42:00Z">
        <w:r w:rsidR="002C69C9">
          <w:t>.</w:t>
        </w:r>
      </w:ins>
    </w:p>
    <w:p w:rsidR="00C31AD1" w:rsidDel="002C69C9" w:rsidRDefault="00C225AF" w:rsidP="00D01FDE">
      <w:pPr>
        <w:jc w:val="both"/>
        <w:rPr>
          <w:del w:id="32" w:author="marcazal" w:date="2015-09-05T11:40:00Z"/>
        </w:rPr>
      </w:pPr>
      <w:del w:id="33" w:author="marcazal" w:date="2015-09-05T11:40:00Z">
        <w:r w:rsidDel="002C69C9">
          <w:delText xml:space="preserve"> y </w:delText>
        </w:r>
        <w:r w:rsidR="008F2327" w:rsidRPr="008F2327" w:rsidDel="002C69C9">
          <w:rPr>
            <w:i/>
          </w:rPr>
          <w:delText>richFieldLiveValidation</w:delText>
        </w:r>
        <w:r w:rsidDel="002C69C9">
          <w:delText xml:space="preserve"> respectivamente.</w:delText>
        </w:r>
      </w:del>
    </w:p>
    <w:p w:rsidR="009410C1" w:rsidDel="002E66FC" w:rsidRDefault="00AF3C4D" w:rsidP="00D01FDE">
      <w:pPr>
        <w:jc w:val="both"/>
        <w:rPr>
          <w:del w:id="34" w:author="marcazal" w:date="2015-08-19T08:40:00Z"/>
        </w:rPr>
      </w:pPr>
      <w:del w:id="35" w:author="marcazal" w:date="2015-08-19T08:40:00Z">
        <w:r w:rsidDel="002E66FC">
          <w:delText>y una breve discusión acerca del enfoque tomado para el modelado de widgets con MoWebA.</w:delText>
        </w:r>
      </w:del>
    </w:p>
    <w:p w:rsidR="002C7448" w:rsidRPr="001462F3" w:rsidRDefault="008D6CB2" w:rsidP="00D01FDE">
      <w:pPr>
        <w:jc w:val="both"/>
        <w:rPr>
          <w:b/>
          <w:caps/>
        </w:rPr>
      </w:pPr>
      <w:ins w:id="36" w:author="Ivan Lopez" w:date="2015-09-10T17:28:00Z">
        <w:r>
          <w:rPr>
            <w:b/>
            <w:caps/>
          </w:rPr>
          <w:t>4</w:t>
        </w:r>
      </w:ins>
      <w:r w:rsidR="000F7D06" w:rsidRPr="001462F3">
        <w:rPr>
          <w:b/>
          <w:caps/>
        </w:rPr>
        <w:t xml:space="preserve">.1 </w:t>
      </w:r>
      <w:commentRangeStart w:id="37"/>
      <w:commentRangeStart w:id="38"/>
      <w:r w:rsidR="000F7D06" w:rsidRPr="001462F3">
        <w:rPr>
          <w:b/>
          <w:caps/>
        </w:rPr>
        <w:t>El enfoque utilizado con MoWebA para la generación de interfaces enriquecidas</w:t>
      </w:r>
      <w:r w:rsidR="00A53608">
        <w:rPr>
          <w:rStyle w:val="Refdecomentario"/>
        </w:rPr>
        <w:commentReference w:id="39"/>
      </w:r>
      <w:commentRangeEnd w:id="37"/>
      <w:r w:rsidR="00991DB8">
        <w:rPr>
          <w:rStyle w:val="Refdecomentario"/>
        </w:rPr>
        <w:commentReference w:id="37"/>
      </w:r>
      <w:commentRangeEnd w:id="38"/>
      <w:r w:rsidR="002E66FC">
        <w:rPr>
          <w:rStyle w:val="Refdecomentario"/>
        </w:rPr>
        <w:commentReference w:id="38"/>
      </w:r>
    </w:p>
    <w:p w:rsidR="00723BF5" w:rsidRDefault="00E71215" w:rsidP="00D01FDE">
      <w:pPr>
        <w:jc w:val="both"/>
        <w:rPr>
          <w:ins w:id="40" w:author="marcazal" w:date="2015-06-23T03:15:00Z"/>
        </w:rPr>
      </w:pPr>
      <w:commentRangeStart w:id="41"/>
      <w:commentRangeStart w:id="42"/>
      <w:r>
        <w:lastRenderedPageBreak/>
        <w:t xml:space="preserve">La </w:t>
      </w:r>
      <w:fldSimple w:instr=" REF _Ref422257866 \h  \* MERGEFORMAT ">
        <w:r w:rsidRPr="001028F0">
          <w:rPr>
            <w:color w:val="000000" w:themeColor="text1"/>
          </w:rPr>
          <w:t xml:space="preserve">Figura </w:t>
        </w:r>
        <w:r>
          <w:rPr>
            <w:color w:val="000000" w:themeColor="text1"/>
          </w:rPr>
          <w:t>1</w:t>
        </w:r>
      </w:fldSimple>
      <w:commentRangeEnd w:id="41"/>
      <w:r>
        <w:rPr>
          <w:rStyle w:val="Refdecomentario"/>
        </w:rPr>
        <w:commentReference w:id="41"/>
      </w:r>
      <w:commentRangeEnd w:id="42"/>
      <w:r w:rsidR="002E66FC">
        <w:rPr>
          <w:rStyle w:val="Refdecomentario"/>
        </w:rPr>
        <w:commentReference w:id="42"/>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43" w:author="marcazal" w:date="2015-06-23T02:16:00Z">
        <w:r w:rsidR="00BC5BED">
          <w:t xml:space="preserve"> </w:t>
        </w:r>
      </w:ins>
      <w:ins w:id="44" w:author="marcazal" w:date="2015-06-23T03:09:00Z">
        <w:r w:rsidR="00723BF5">
          <w:t>Como puede apreciarse, las fases de desarrollo son similares a las presentadas en el capitulo anterior.</w:t>
        </w:r>
      </w:ins>
      <w:ins w:id="45" w:author="marcazal" w:date="2015-06-23T03:10:00Z">
        <w:r w:rsidR="00723BF5">
          <w:t xml:space="preserve"> Sin embargo, </w:t>
        </w:r>
      </w:ins>
      <w:ins w:id="46" w:author="marcazal" w:date="2015-09-05T12:15:00Z">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w:t>
        </w:r>
      </w:ins>
      <w:ins w:id="47" w:author="marcazal" w:date="2015-09-05T12:16:00Z">
        <w:r w:rsidR="0044160A">
          <w:t xml:space="preserve">én su </w:t>
        </w:r>
      </w:ins>
      <w:ins w:id="48" w:author="marcazal" w:date="2015-06-23T03:10:00Z">
        <w:r w:rsidR="00723BF5">
          <w:t>el perfil</w:t>
        </w:r>
      </w:ins>
      <w:ins w:id="49" w:author="marcazal" w:date="2015-06-23T03:12:00Z">
        <w:r w:rsidR="00723BF5">
          <w:t xml:space="preserve">, </w:t>
        </w:r>
      </w:ins>
      <w:ins w:id="50" w:author="marcazal" w:date="2015-06-23T03:10:00Z">
        <w:r w:rsidR="00723BF5">
          <w:t>ha</w:t>
        </w:r>
      </w:ins>
      <w:ins w:id="51" w:author="marcazal" w:date="2015-09-05T12:16:00Z">
        <w:r w:rsidR="0044160A">
          <w:t>n</w:t>
        </w:r>
      </w:ins>
      <w:ins w:id="52" w:author="marcazal" w:date="2015-06-23T03:10:00Z">
        <w:r w:rsidR="00723BF5">
          <w:t xml:space="preserve"> sido extendido</w:t>
        </w:r>
      </w:ins>
      <w:ins w:id="53" w:author="marcazal" w:date="2015-09-05T12:16:00Z">
        <w:r w:rsidR="0044160A">
          <w:t>s</w:t>
        </w:r>
      </w:ins>
      <w:ins w:id="54" w:author="marcazal" w:date="2015-06-23T03:10:00Z">
        <w:r w:rsidR="00723BF5">
          <w:t xml:space="preserve"> con nuevos elementos de interfaz de usuario que son </w:t>
        </w:r>
      </w:ins>
      <w:ins w:id="55" w:author="marcazal" w:date="2015-06-23T03:12:00Z">
        <w:r w:rsidR="00723BF5">
          <w:t>típic</w:t>
        </w:r>
      </w:ins>
      <w:ins w:id="56" w:author="marcazal" w:date="2015-06-23T03:13:00Z">
        <w:r w:rsidR="00723BF5">
          <w:t>o</w:t>
        </w:r>
      </w:ins>
      <w:ins w:id="57" w:author="marcazal" w:date="2015-06-23T03:12:00Z">
        <w:r w:rsidR="00723BF5">
          <w:t>s</w:t>
        </w:r>
      </w:ins>
      <w:ins w:id="58" w:author="marcazal" w:date="2015-06-23T03:10:00Z">
        <w:r w:rsidR="00723BF5">
          <w:t xml:space="preserve"> </w:t>
        </w:r>
      </w:ins>
      <w:ins w:id="59" w:author="marcazal" w:date="2015-06-23T03:12:00Z">
        <w:r w:rsidR="00723BF5">
          <w:t xml:space="preserve">de las </w:t>
        </w:r>
        <w:del w:id="60" w:author="Ivan Lopez" w:date="2015-09-04T18:28:00Z">
          <w:r w:rsidR="00723BF5" w:rsidDel="0050177C">
            <w:delText>RIAs</w:delText>
          </w:r>
        </w:del>
      </w:ins>
      <w:ins w:id="61" w:author="Ivan Lopez" w:date="2015-09-04T18:28:00Z">
        <w:r w:rsidR="0050177C">
          <w:t>RIA</w:t>
        </w:r>
      </w:ins>
      <w:ins w:id="62" w:author="marcazal" w:date="2015-06-23T03:13:00Z">
        <w:r w:rsidR="00723BF5">
          <w:t xml:space="preserve">. </w:t>
        </w:r>
      </w:ins>
      <w:r w:rsidR="00346DEB">
        <w:t>También</w:t>
      </w:r>
      <w:ins w:id="63" w:author="marcazal" w:date="2015-06-23T03:13:00Z">
        <w:r w:rsidR="00723BF5">
          <w:t xml:space="preserve"> las plantillas de transformación, han sido adaptadas para generar el </w:t>
        </w:r>
      </w:ins>
      <w:ins w:id="64" w:author="marcazal" w:date="2015-06-23T03:14:00Z">
        <w:r w:rsidR="00723BF5">
          <w:t>código</w:t>
        </w:r>
      </w:ins>
      <w:ins w:id="65" w:author="marcazal" w:date="2015-06-23T03:13:00Z">
        <w:r w:rsidR="00723BF5">
          <w:t xml:space="preserve"> </w:t>
        </w:r>
      </w:ins>
      <w:ins w:id="66" w:author="marcazal" w:date="2015-06-23T03:14:00Z">
        <w:r w:rsidR="00723BF5">
          <w:t xml:space="preserve">correspondiente a cada uno de los nuevos elementos de interfaz </w:t>
        </w:r>
        <w:del w:id="67" w:author="Ivan Lopez" w:date="2015-09-04T18:28:00Z">
          <w:r w:rsidR="00723BF5" w:rsidDel="0050177C">
            <w:delText>RIA</w:delText>
          </w:r>
        </w:del>
      </w:ins>
      <w:ins w:id="68" w:author="marcazal" w:date="2015-06-23T21:30:00Z">
        <w:del w:id="69" w:author="Ivan Lopez" w:date="2015-09-04T18:28:00Z">
          <w:r w:rsidR="005826AB" w:rsidDel="0050177C">
            <w:delText>s</w:delText>
          </w:r>
        </w:del>
      </w:ins>
      <w:ins w:id="70" w:author="Ivan Lopez" w:date="2015-09-04T18:28:00Z">
        <w:r w:rsidR="0050177C">
          <w:t>RIA</w:t>
        </w:r>
      </w:ins>
      <w:ins w:id="71" w:author="marcazal" w:date="2015-06-23T03:14:00Z">
        <w:r w:rsidR="00723BF5">
          <w:t xml:space="preserve"> que han sido agregados.</w:t>
        </w:r>
      </w:ins>
      <w:ins w:id="72" w:author="marcazal" w:date="2015-06-23T03:15:00Z">
        <w:r w:rsidR="00723BF5">
          <w:t xml:space="preserve"> </w:t>
        </w:r>
      </w:ins>
    </w:p>
    <w:p w:rsidR="0065625E" w:rsidRDefault="00346DEB" w:rsidP="00507031">
      <w:pPr>
        <w:jc w:val="both"/>
      </w:pPr>
      <w:ins w:id="73" w:author="Ivan Lopez" w:date="2015-06-23T14:42:00Z">
        <w:r>
          <w:t xml:space="preserve">A diferencia del enfoque de presentación de </w:t>
        </w:r>
        <w:proofErr w:type="spellStart"/>
        <w:r>
          <w:t>MoWebA</w:t>
        </w:r>
        <w:proofErr w:type="spellEnd"/>
        <w:r>
          <w:t xml:space="preserve"> en su forma original</w:t>
        </w:r>
      </w:ins>
      <w:ins w:id="74" w:author="marcazal" w:date="2015-06-23T21:36:00Z">
        <w:r w:rsidR="005826AB">
          <w:t>,</w:t>
        </w:r>
      </w:ins>
      <w:ins w:id="75" w:author="Ivan Lopez" w:date="2015-06-23T14:42:00Z">
        <w:r>
          <w:t xml:space="preserve"> que genera código HTML para los elementos de interfaz </w:t>
        </w:r>
      </w:ins>
      <w:ins w:id="76" w:author="Ivan Lopez" w:date="2015-06-23T14:44:00Z">
        <w:r>
          <w:t xml:space="preserve">de </w:t>
        </w:r>
      </w:ins>
      <w:ins w:id="77" w:author="Ivan Lopez" w:date="2015-06-23T14:42:00Z">
        <w:r>
          <w:t>la web 1.0 y CSS para la estructura de cada uno de los elementos</w:t>
        </w:r>
      </w:ins>
      <w:ins w:id="78" w:author="Ivan Lopez" w:date="2015-06-23T14:44:00Z">
        <w:r>
          <w:t xml:space="preserve"> dentro de las páginas, en </w:t>
        </w:r>
        <w:proofErr w:type="spellStart"/>
        <w:r>
          <w:t>MoWebA</w:t>
        </w:r>
        <w:proofErr w:type="spellEnd"/>
        <w:r>
          <w:t xml:space="preserve"> extendido, se genera </w:t>
        </w:r>
      </w:ins>
      <w:ins w:id="79" w:author="Ivan Lopez" w:date="2015-06-23T14:45:00Z">
        <w:r>
          <w:t>código</w:t>
        </w:r>
      </w:ins>
      <w:ins w:id="80" w:author="Ivan Lopez" w:date="2015-06-23T14:44:00Z">
        <w:r>
          <w:t xml:space="preserve"> </w:t>
        </w:r>
      </w:ins>
      <w:ins w:id="81" w:author="Ivan Lopez" w:date="2015-06-23T14:45:00Z">
        <w:r>
          <w:t xml:space="preserve">HTML y </w:t>
        </w:r>
        <w:proofErr w:type="spellStart"/>
        <w:r w:rsidR="008F2327" w:rsidRPr="008F2327">
          <w:rPr>
            <w:i/>
          </w:rPr>
          <w:t>Javascript</w:t>
        </w:r>
        <w:proofErr w:type="spellEnd"/>
        <w:r>
          <w:t xml:space="preserve"> para la</w:t>
        </w:r>
        <w:del w:id="82" w:author="marcazal" w:date="2015-06-23T21:33:00Z">
          <w:r w:rsidDel="005826AB">
            <w:delText>s</w:delText>
          </w:r>
        </w:del>
        <w:r>
          <w:t xml:space="preserve"> plataforma</w:t>
        </w:r>
        <w:del w:id="83" w:author="marcazal" w:date="2015-06-23T21:33:00Z">
          <w:r w:rsidDel="005826AB">
            <w:delText>s</w:delText>
          </w:r>
        </w:del>
        <w:r>
          <w:t xml:space="preserve"> </w:t>
        </w:r>
        <w:proofErr w:type="spellStart"/>
        <w:r w:rsidR="008F2327" w:rsidRPr="008F2327">
          <w:rPr>
            <w:i/>
          </w:rPr>
          <w:t>jQueryUI</w:t>
        </w:r>
      </w:ins>
      <w:proofErr w:type="spellEnd"/>
      <w:ins w:id="84" w:author="marcazal" w:date="2015-06-23T21:37:00Z">
        <w:r w:rsidR="0099201A">
          <w:rPr>
            <w:i/>
          </w:rPr>
          <w:t>,</w:t>
        </w:r>
      </w:ins>
      <w:ins w:id="85" w:author="marcazal" w:date="2015-06-23T21:33:00Z">
        <w:r w:rsidR="005826AB">
          <w:rPr>
            <w:i/>
          </w:rPr>
          <w:t xml:space="preserve"> </w:t>
        </w:r>
      </w:ins>
      <w:ins w:id="86" w:author="marcazal" w:date="2015-06-23T21:37:00Z">
        <w:r w:rsidR="005826AB">
          <w:t xml:space="preserve">específicamente </w:t>
        </w:r>
        <w:r w:rsidR="0099201A">
          <w:t xml:space="preserve">el </w:t>
        </w:r>
        <w:r w:rsidR="005826AB">
          <w:t xml:space="preserve">código </w:t>
        </w:r>
      </w:ins>
      <w:ins w:id="87" w:author="marcazal" w:date="2015-06-23T21:33:00Z">
        <w:r w:rsidR="005826AB">
          <w:t xml:space="preserve">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ins>
      <w:proofErr w:type="spellStart"/>
      <w:ins w:id="88" w:author="marcazal" w:date="2015-06-23T21:36:00Z">
        <w:r w:rsidR="008F2327" w:rsidRPr="008F2327">
          <w:rPr>
            <w:i/>
          </w:rPr>
          <w:t>RichAutoSuggest</w:t>
        </w:r>
      </w:ins>
      <w:proofErr w:type="spellEnd"/>
      <w:ins w:id="89" w:author="Ivan Lopez" w:date="2015-06-23T14:45:00Z">
        <w:r>
          <w:t xml:space="preserve"> y </w:t>
        </w:r>
        <w:proofErr w:type="spellStart"/>
        <w:r w:rsidR="008F2327" w:rsidRPr="008F2327">
          <w:rPr>
            <w:i/>
          </w:rPr>
          <w:t>jQuery</w:t>
        </w:r>
        <w:proofErr w:type="spellEnd"/>
        <w:r w:rsidR="008F2327" w:rsidRPr="008F2327">
          <w:rPr>
            <w:i/>
          </w:rPr>
          <w:t xml:space="preserve"> </w:t>
        </w:r>
      </w:ins>
      <w:proofErr w:type="spellStart"/>
      <w:ins w:id="90" w:author="Ivan Lopez" w:date="2015-06-23T14:46:00Z">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ins>
      <w:ins w:id="91" w:author="Ivan Lopez" w:date="2015-06-23T14:42:00Z">
        <w:r>
          <w:t xml:space="preserve"> </w:t>
        </w:r>
      </w:ins>
      <w:ins w:id="92" w:author="Ivan Lopez" w:date="2015-06-23T14:46:00Z">
        <w:r>
          <w:t>para</w:t>
        </w:r>
      </w:ins>
      <w:ins w:id="93" w:author="marcazal" w:date="2015-06-23T21:38:00Z">
        <w:r w:rsidR="0099201A">
          <w:t xml:space="preserve"> los </w:t>
        </w:r>
        <w:proofErr w:type="spellStart"/>
        <w:r w:rsidR="0099201A">
          <w:t>dieversos</w:t>
        </w:r>
        <w:proofErr w:type="spellEnd"/>
        <w:r w:rsidR="0099201A">
          <w:t xml:space="preserve"> tipos de validaci</w:t>
        </w:r>
      </w:ins>
      <w:ins w:id="94" w:author="marcazal" w:date="2015-06-23T21:39:00Z">
        <w:r w:rsidR="0099201A">
          <w:t>ón local</w:t>
        </w:r>
      </w:ins>
      <w:ins w:id="95" w:author="Ivan Lopez" w:date="2015-09-04T18:38:00Z">
        <w:r w:rsidR="0050177C">
          <w:t xml:space="preserve"> de campos</w:t>
        </w:r>
      </w:ins>
      <w:ins w:id="96" w:author="marcazal" w:date="2015-06-23T21:39:00Z">
        <w:r w:rsidR="0099201A">
          <w:t>.</w:t>
        </w:r>
      </w:ins>
      <w:ins w:id="97" w:author="Ivan Lopez" w:date="2015-06-23T14:46:00Z">
        <w:r>
          <w:t xml:space="preserve">  De igual manera, que en su forma original, es posible </w:t>
        </w:r>
        <w:proofErr w:type="spellStart"/>
        <w:r>
          <w:t>generasr</w:t>
        </w:r>
        <w:proofErr w:type="spellEnd"/>
        <w:r>
          <w:t xml:space="preserve"> el </w:t>
        </w:r>
      </w:ins>
      <w:ins w:id="98" w:author="Ivan Lopez" w:date="2015-06-23T14:47:00Z">
        <w:r>
          <w:t>código CSS para estructurar cada uno de los elementos de interfaz enriquecidos (o no)</w:t>
        </w:r>
      </w:ins>
      <w:ins w:id="99" w:author="Ivan Lopez" w:date="2015-09-04T18:40:00Z">
        <w:r w:rsidR="00F52DFF">
          <w:t>.</w:t>
        </w:r>
      </w:ins>
      <w:ins w:id="100" w:author="marcazal" w:date="2015-06-23T03:33:00Z">
        <w:del w:id="101" w:author="Ivan Lopez" w:date="2015-09-04T18:40:00Z">
          <w:r w:rsidR="0039694A" w:rsidDel="00F52DFF">
            <w:delText xml:space="preserve"> (</w:delText>
          </w:r>
        </w:del>
      </w:ins>
      <w:ins w:id="102" w:author="marcazal" w:date="2015-06-23T03:22:00Z">
        <w:del w:id="103" w:author="Ivan Lopez" w:date="2015-09-04T18:39:00Z">
          <w:r w:rsidR="00934F3B" w:rsidDel="00F52DFF">
            <w:delText xml:space="preserve"> </w:delText>
          </w:r>
        </w:del>
      </w:ins>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del w:id="104" w:author="Ivan Lopez" w:date="2015-06-22T17:58:00Z">
        <w:r w:rsidR="009F0997" w:rsidDel="007F6B7F">
          <w:delText>j</w:delText>
        </w:r>
      </w:del>
      <w:proofErr w:type="spellStart"/>
      <w:ins w:id="105" w:author="Ivan Lopez" w:date="2015-06-22T17:59:00Z">
        <w:r w:rsidR="008F2327" w:rsidRPr="008F2327">
          <w:rPr>
            <w:i/>
          </w:rPr>
          <w:t>J</w:t>
        </w:r>
      </w:ins>
      <w:r w:rsidR="008F2327" w:rsidRPr="008F2327">
        <w:rPr>
          <w:i/>
        </w:rPr>
        <w:t>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del w:id="106" w:author="Vaio" w:date="2015-06-16T23:05:00Z">
        <w:r w:rsidR="008F2327" w:rsidRPr="008F2327">
          <w:rPr>
            <w:i/>
          </w:rPr>
          <w:delText>se</w:delText>
        </w:r>
      </w:del>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07" w:name="_Ref422257866"/>
      <w:r w:rsidRPr="001028F0">
        <w:rPr>
          <w:color w:val="000000" w:themeColor="text1"/>
        </w:rPr>
        <w:t xml:space="preserve">Figura </w:t>
      </w:r>
      <w:r w:rsidR="00F95A0F" w:rsidRPr="001028F0">
        <w:rPr>
          <w:color w:val="000000" w:themeColor="text1"/>
        </w:rPr>
        <w:fldChar w:fldCharType="begin"/>
      </w:r>
      <w:r w:rsidRPr="001028F0">
        <w:rPr>
          <w:color w:val="000000" w:themeColor="text1"/>
        </w:rPr>
        <w:instrText xml:space="preserve"> SEQ Figura \* ARABIC </w:instrText>
      </w:r>
      <w:r w:rsidR="00F95A0F" w:rsidRPr="001028F0">
        <w:rPr>
          <w:color w:val="000000" w:themeColor="text1"/>
        </w:rPr>
        <w:fldChar w:fldCharType="separate"/>
      </w:r>
      <w:r w:rsidR="00635E73">
        <w:rPr>
          <w:noProof/>
          <w:color w:val="000000" w:themeColor="text1"/>
        </w:rPr>
        <w:t>1</w:t>
      </w:r>
      <w:r w:rsidR="00F95A0F" w:rsidRPr="001028F0">
        <w:rPr>
          <w:color w:val="000000" w:themeColor="text1"/>
        </w:rPr>
        <w:fldChar w:fldCharType="end"/>
      </w:r>
      <w:bookmarkEnd w:id="107"/>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del w:id="108" w:author="marcazal" w:date="2015-09-06T18:25:00Z">
        <w:r w:rsidRPr="008E6693" w:rsidDel="00E92587">
          <w:rPr>
            <w:b/>
            <w:caps/>
          </w:rPr>
          <w:delText xml:space="preserve"> </w:delText>
        </w:r>
      </w:del>
      <w:ins w:id="109" w:author="Ivan Lopez" w:date="2015-09-10T17:28:00Z">
        <w:r w:rsidR="008D6CB2">
          <w:rPr>
            <w:b/>
            <w:caps/>
          </w:rPr>
          <w:t>4</w:t>
        </w:r>
      </w:ins>
      <w:del w:id="110" w:author="Ivan Lopez" w:date="2015-09-10T17:28:00Z">
        <w:r w:rsidR="006805D5" w:rsidRPr="008E6693" w:rsidDel="008D6CB2">
          <w:rPr>
            <w:b/>
            <w:caps/>
          </w:rPr>
          <w:delText>3</w:delText>
        </w:r>
      </w:del>
      <w:r w:rsidR="006805D5" w:rsidRPr="008E6693">
        <w:rPr>
          <w:b/>
          <w:caps/>
        </w:rPr>
        <w:t>.</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507031">
      <w:pPr>
        <w:spacing w:after="0"/>
        <w:jc w:val="both"/>
      </w:pPr>
      <w:r>
        <w:lastRenderedPageBreak/>
        <w:t>El objetivo de este trabajo de tesis es agregar nuevos elementos</w:t>
      </w:r>
      <w:ins w:id="111" w:author="Ivan Lopez" w:date="2015-09-11T14:55:00Z">
        <w:r w:rsidR="009D0887">
          <w:t xml:space="preserve"> enriquecidos</w:t>
        </w:r>
      </w:ins>
      <w:r>
        <w:t xml:space="preserve"> al </w:t>
      </w:r>
      <w:proofErr w:type="spellStart"/>
      <w:r>
        <w:t>metamodelo</w:t>
      </w:r>
      <w:proofErr w:type="spellEnd"/>
      <w:r>
        <w:t xml:space="preserve"> </w:t>
      </w:r>
      <w:ins w:id="112" w:author="Ivan Lopez" w:date="2015-09-11T14:55:00Z">
        <w:r w:rsidR="009D0887">
          <w:t xml:space="preserve">y perfil </w:t>
        </w:r>
      </w:ins>
      <w:r>
        <w:t xml:space="preserve">de </w:t>
      </w:r>
      <w:ins w:id="113" w:author="Ivan Lopez" w:date="2015-09-11T14:55:00Z">
        <w:r w:rsidR="009D0887">
          <w:t>C</w:t>
        </w:r>
      </w:ins>
      <w:del w:id="114" w:author="Ivan Lopez" w:date="2015-09-11T14:55:00Z">
        <w:r w:rsidDel="009D0887">
          <w:delText>c</w:delText>
        </w:r>
      </w:del>
      <w:r>
        <w:t>ontenido</w:t>
      </w:r>
      <w:ins w:id="115" w:author="Ivan Lopez" w:date="2015-09-11T14:55:00Z">
        <w:r w:rsidR="009D0887">
          <w:t xml:space="preserve"> de </w:t>
        </w:r>
        <w:proofErr w:type="spellStart"/>
        <w:r w:rsidR="009D0887">
          <w:t>MoWebA</w:t>
        </w:r>
      </w:ins>
      <w:proofErr w:type="spellEnd"/>
      <w:r>
        <w:t>,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w:t>
      </w:r>
      <w:ins w:id="116" w:author="Ivan Lopez" w:date="2015-09-11T14:57:00Z">
        <w:r w:rsidR="009D0887">
          <w:t>C</w:t>
        </w:r>
      </w:ins>
      <w:del w:id="117" w:author="Ivan Lopez" w:date="2015-09-11T14:57:00Z">
        <w:r w:rsidR="00553BA3" w:rsidDel="009D0887">
          <w:delText>c</w:delText>
        </w:r>
      </w:del>
      <w:r w:rsidR="00553BA3">
        <w:t>ontenido para obtener la nueva representación de la sintaxis abstracta</w:t>
      </w:r>
      <w:r w:rsidR="003B3B1E">
        <w:t>.</w:t>
      </w:r>
      <w:r w:rsidR="00553BA3">
        <w:t xml:space="preserve"> </w:t>
      </w:r>
      <w:del w:id="118" w:author="Ivan Lopez" w:date="2015-09-11T14:57:00Z">
        <w:r w:rsidR="003B3B1E" w:rsidDel="009D0887">
          <w:delText>De manera</w:delText>
        </w:r>
        <w:r w:rsidR="00553BA3" w:rsidDel="009D0887">
          <w:delText xml:space="preserve"> correspondiente</w:delText>
        </w:r>
        <w:r w:rsidR="003B3B1E" w:rsidDel="009D0887">
          <w:delText xml:space="preserve"> t</w:delText>
        </w:r>
      </w:del>
      <w:ins w:id="119" w:author="Ivan Lopez" w:date="2015-09-11T14:57:00Z">
        <w:r w:rsidR="009D0887">
          <w:t>T</w:t>
        </w:r>
      </w:ins>
      <w:r w:rsidR="003B3B1E">
        <w:t xml:space="preserve">ambién se </w:t>
      </w:r>
      <w:r w:rsidR="00A74B74">
        <w:t>extenderá</w:t>
      </w:r>
      <w:r w:rsidR="003B3B1E">
        <w:t xml:space="preserve"> el</w:t>
      </w:r>
      <w:r w:rsidR="00553BA3">
        <w:t xml:space="preserve"> perfil </w:t>
      </w:r>
      <w:ins w:id="120" w:author="Ivan Lopez" w:date="2015-09-11T14:58:00Z">
        <w:r w:rsidR="009D0887">
          <w:t xml:space="preserve">de Contenido, </w:t>
        </w:r>
      </w:ins>
      <w:r w:rsidR="00553BA3">
        <w:t>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Del="009D0887" w:rsidRDefault="008E6693" w:rsidP="003A5F57">
      <w:pPr>
        <w:spacing w:after="0"/>
        <w:rPr>
          <w:del w:id="121" w:author="Ivan Lopez" w:date="2015-09-11T14:58:00Z"/>
        </w:rPr>
      </w:pPr>
    </w:p>
    <w:p w:rsidR="003A5F57" w:rsidDel="008D6CB2" w:rsidRDefault="00F41457" w:rsidP="003A5F57">
      <w:pPr>
        <w:spacing w:after="0"/>
        <w:rPr>
          <w:del w:id="122" w:author="Ivan Lopez" w:date="2015-09-10T17:32:00Z"/>
          <w:b/>
          <w:caps/>
        </w:rPr>
      </w:pPr>
      <w:del w:id="123" w:author="Ivan Lopez" w:date="2015-09-10T17:28:00Z">
        <w:r w:rsidDel="008D6CB2">
          <w:rPr>
            <w:b/>
            <w:caps/>
          </w:rPr>
          <w:delText>3</w:delText>
        </w:r>
      </w:del>
      <w:del w:id="124" w:author="Ivan Lopez" w:date="2015-09-10T17:32:00Z">
        <w:r w:rsidDel="008D6CB2">
          <w:rPr>
            <w:b/>
            <w:caps/>
          </w:rPr>
          <w:delText>.2</w:delText>
        </w:r>
        <w:r w:rsidR="008E6693" w:rsidDel="008D6CB2">
          <w:rPr>
            <w:b/>
            <w:caps/>
          </w:rPr>
          <w:delText>.1</w:delText>
        </w:r>
        <w:r w:rsidDel="008D6CB2">
          <w:rPr>
            <w:b/>
            <w:caps/>
          </w:rPr>
          <w:delText xml:space="preserve"> - </w:delText>
        </w:r>
      </w:del>
      <w:ins w:id="125" w:author="marcazal" w:date="2015-09-05T15:19:00Z">
        <w:del w:id="126" w:author="Ivan Lopez" w:date="2015-09-10T17:32:00Z">
          <w:r w:rsidR="005B5C84" w:rsidDel="008D6CB2">
            <w:rPr>
              <w:b/>
              <w:caps/>
            </w:rPr>
            <w:delText xml:space="preserve">extensiones a </w:delText>
          </w:r>
        </w:del>
      </w:ins>
      <w:commentRangeStart w:id="127"/>
      <w:commentRangeStart w:id="128"/>
      <w:del w:id="129" w:author="Ivan Lopez" w:date="2015-09-10T17:32:00Z">
        <w:r w:rsidDel="008D6CB2">
          <w:rPr>
            <w:b/>
            <w:caps/>
          </w:rPr>
          <w:delText>Los</w:delText>
        </w:r>
        <w:r w:rsidR="003A5F57" w:rsidRPr="008E6693" w:rsidDel="008D6CB2">
          <w:rPr>
            <w:b/>
            <w:caps/>
          </w:rPr>
          <w:delText xml:space="preserve"> metamodelo</w:delText>
        </w:r>
        <w:r w:rsidR="003B3B1E" w:rsidDel="008D6CB2">
          <w:rPr>
            <w:b/>
            <w:caps/>
          </w:rPr>
          <w:delText>s</w:delText>
        </w:r>
        <w:r w:rsidR="003A5F57" w:rsidRPr="008E6693" w:rsidDel="008D6CB2">
          <w:rPr>
            <w:b/>
            <w:caps/>
          </w:rPr>
          <w:delText xml:space="preserve"> de contenido </w:delText>
        </w:r>
        <w:r w:rsidR="00A25C66" w:rsidDel="008D6CB2">
          <w:rPr>
            <w:b/>
            <w:caps/>
          </w:rPr>
          <w:delText xml:space="preserve">y </w:delText>
        </w:r>
        <w:r w:rsidR="00A9719F" w:rsidDel="008D6CB2">
          <w:rPr>
            <w:b/>
            <w:caps/>
          </w:rPr>
          <w:delText xml:space="preserve">Estructura </w:delText>
        </w:r>
        <w:r w:rsidR="003A5F57" w:rsidRPr="008E6693" w:rsidDel="008D6CB2">
          <w:rPr>
            <w:b/>
            <w:caps/>
          </w:rPr>
          <w:delText>de MoWebA.</w:delText>
        </w:r>
        <w:commentRangeEnd w:id="127"/>
        <w:r w:rsidR="00633A6A" w:rsidDel="008D6CB2">
          <w:rPr>
            <w:rStyle w:val="Refdecomentario"/>
          </w:rPr>
          <w:commentReference w:id="127"/>
        </w:r>
        <w:commentRangeEnd w:id="128"/>
        <w:r w:rsidR="00A9719F" w:rsidDel="008D6CB2">
          <w:rPr>
            <w:rStyle w:val="Refdecomentario"/>
          </w:rPr>
          <w:commentReference w:id="128"/>
        </w:r>
      </w:del>
    </w:p>
    <w:p w:rsidR="008E6693" w:rsidRDefault="008E6693" w:rsidP="003A5F57">
      <w:pPr>
        <w:spacing w:after="0"/>
        <w:rPr>
          <w:b/>
          <w:caps/>
        </w:rPr>
      </w:pPr>
    </w:p>
    <w:p w:rsidR="00DB20E0" w:rsidRDefault="00633A6A" w:rsidP="00507031">
      <w:pPr>
        <w:spacing w:after="0"/>
        <w:jc w:val="both"/>
      </w:pPr>
      <w:del w:id="130" w:author="marcazal" w:date="2015-06-24T08:31:00Z">
        <w:r w:rsidDel="003315AB">
          <w:delText>Los</w:delText>
        </w:r>
        <w:r w:rsidR="008E6693" w:rsidDel="003315AB">
          <w:delText xml:space="preserve"> </w:delText>
        </w:r>
      </w:del>
      <w:del w:id="131" w:author="marcazal" w:date="2015-09-05T15:19:00Z">
        <w:r w:rsidR="008E6693" w:rsidDel="005B5C84">
          <w:delText>metamodelo</w:delText>
        </w:r>
      </w:del>
      <w:ins w:id="132" w:author="Vaio" w:date="2015-06-16T23:19:00Z">
        <w:del w:id="133" w:author="marcazal" w:date="2015-06-24T08:31:00Z">
          <w:r w:rsidDel="003315AB">
            <w:delText>s</w:delText>
          </w:r>
        </w:del>
      </w:ins>
      <w:del w:id="134" w:author="marcazal" w:date="2015-06-24T08:31:00Z">
        <w:r w:rsidR="008E6693" w:rsidDel="003315AB">
          <w:delText xml:space="preserve"> </w:delText>
        </w:r>
      </w:del>
      <w:del w:id="135" w:author="marcazal" w:date="2015-09-05T15:19:00Z">
        <w:r w:rsidR="008E6693" w:rsidDel="005B5C84">
          <w:delText xml:space="preserve">de contenido </w:delText>
        </w:r>
      </w:del>
      <w:del w:id="136" w:author="marcazal" w:date="2015-06-24T08:32:00Z">
        <w:r w:rsidR="003E7FAA" w:rsidDel="003315AB">
          <w:delText>y</w:delText>
        </w:r>
      </w:del>
      <w:del w:id="137" w:author="marcazal" w:date="2015-09-05T15:19:00Z">
        <w:r w:rsidR="003E7FAA" w:rsidDel="005B5C84">
          <w:delText xml:space="preserve"> </w:delText>
        </w:r>
        <w:commentRangeStart w:id="138"/>
        <w:commentRangeStart w:id="139"/>
        <w:r w:rsidR="00A9719F" w:rsidDel="005B5C84">
          <w:delText>estructura</w:delText>
        </w:r>
        <w:r w:rsidR="003E7FAA" w:rsidDel="005B5C84">
          <w:delText xml:space="preserve"> </w:delText>
        </w:r>
        <w:commentRangeEnd w:id="138"/>
        <w:r w:rsidDel="005B5C84">
          <w:rPr>
            <w:rStyle w:val="Refdecomentario"/>
          </w:rPr>
          <w:commentReference w:id="138"/>
        </w:r>
        <w:commentRangeEnd w:id="139"/>
        <w:r w:rsidR="00A9719F" w:rsidDel="005B5C84">
          <w:rPr>
            <w:rStyle w:val="Refdecomentario"/>
          </w:rPr>
          <w:commentReference w:id="139"/>
        </w:r>
        <w:r w:rsidR="008E6693" w:rsidDel="005B5C84">
          <w:delText>de MoWeb</w:delText>
        </w:r>
      </w:del>
      <w:ins w:id="140" w:author="Ivan Lopez" w:date="2015-09-04T18:43:00Z">
        <w:del w:id="141" w:author="marcazal" w:date="2015-09-05T15:19:00Z">
          <w:r w:rsidR="00F52DFF" w:rsidDel="005B5C84">
            <w:delText>A</w:delText>
          </w:r>
        </w:del>
      </w:ins>
      <w:del w:id="142" w:author="marcazal" w:date="2015-09-05T15:19:00Z">
        <w:r w:rsidR="008E6693" w:rsidDel="005B5C84">
          <w:delText>a está</w:delText>
        </w:r>
        <w:r w:rsidDel="005B5C84">
          <w:delText>n</w:delText>
        </w:r>
        <w:r w:rsidR="008E6693" w:rsidDel="005B5C84">
          <w:delText xml:space="preserve"> </w:delText>
        </w:r>
        <w:r w:rsidR="0038667B" w:rsidDel="005B5C84">
          <w:delText>representado</w:delText>
        </w:r>
        <w:r w:rsidR="00DB20E0" w:rsidDel="005B5C84">
          <w:delText>s</w:delText>
        </w:r>
        <w:r w:rsidR="003C43DF" w:rsidDel="005B5C84">
          <w:delText xml:space="preserve"> en la </w:delText>
        </w:r>
      </w:del>
      <w:ins w:id="143" w:author="marcazal" w:date="2015-09-05T15:19:00Z">
        <w:r w:rsidR="005B5C84">
          <w:t>Las nuevas extensiones p</w:t>
        </w:r>
        <w:r w:rsidR="00635614">
          <w:t xml:space="preserve">ropuestas a los </w:t>
        </w:r>
        <w:proofErr w:type="spellStart"/>
        <w:r w:rsidR="00635614">
          <w:t>metamodelos</w:t>
        </w:r>
        <w:proofErr w:type="spellEnd"/>
        <w:r w:rsidR="00635614">
          <w:t xml:space="preserve"> de </w:t>
        </w:r>
      </w:ins>
      <w:ins w:id="144" w:author="marcazal" w:date="2015-09-05T23:50:00Z">
        <w:r w:rsidR="00635614">
          <w:t>C</w:t>
        </w:r>
      </w:ins>
      <w:ins w:id="145" w:author="marcazal" w:date="2015-09-05T15:19:00Z">
        <w:r w:rsidR="00635614">
          <w:t xml:space="preserve">ontenido y </w:t>
        </w:r>
      </w:ins>
      <w:ins w:id="146" w:author="marcazal" w:date="2015-09-05T23:50:00Z">
        <w:r w:rsidR="00635614">
          <w:t>E</w:t>
        </w:r>
      </w:ins>
      <w:ins w:id="147" w:author="marcazal" w:date="2015-09-05T15:19:00Z">
        <w:r w:rsidR="005B5C84">
          <w:t xml:space="preserve">structura </w:t>
        </w:r>
      </w:ins>
      <w:ins w:id="148" w:author="marcazal" w:date="2015-09-05T15:21:00Z">
        <w:r w:rsidR="005B5C84">
          <w:t xml:space="preserve">de </w:t>
        </w:r>
      </w:ins>
      <w:proofErr w:type="spellStart"/>
      <w:ins w:id="149" w:author="marcazal" w:date="2015-09-05T15:20:00Z">
        <w:r w:rsidR="005B5C84">
          <w:t>MoWebA</w:t>
        </w:r>
        <w:proofErr w:type="spellEnd"/>
        <w:r w:rsidR="005B5C84">
          <w:t xml:space="preserve"> se </w:t>
        </w:r>
      </w:ins>
      <w:ins w:id="150" w:author="marcazal" w:date="2015-09-05T15:19:00Z">
        <w:r w:rsidR="005B5C84">
          <w:t xml:space="preserve">presentan en la </w:t>
        </w:r>
      </w:ins>
      <w:fldSimple w:instr=" REF _Ref429542987 \h  \* MERGEFORMAT ">
        <w:ins w:id="151" w:author="marcazal" w:date="2015-09-09T06:20:00Z">
          <w:r w:rsidR="00D351D4" w:rsidRPr="009B2B39">
            <w:rPr>
              <w:color w:val="000000" w:themeColor="text1"/>
            </w:rPr>
            <w:t>Figura</w:t>
          </w:r>
          <w:r w:rsidR="00D351D4" w:rsidRPr="001E2D0A">
            <w:rPr>
              <w:color w:val="000000" w:themeColor="text1"/>
              <w:szCs w:val="18"/>
            </w:rPr>
            <w:t xml:space="preserve"> 2</w:t>
          </w:r>
        </w:ins>
      </w:fldSimple>
      <w:r w:rsidR="008E6693">
        <w:t>. En</w:t>
      </w:r>
      <w:r>
        <w:t xml:space="preserve"> ellos</w:t>
      </w:r>
      <w:r w:rsidR="008E6693">
        <w:t xml:space="preserve"> se </w:t>
      </w:r>
      <w:del w:id="152" w:author="Ivan Lopez" w:date="2015-09-10T17:27:00Z">
        <w:r w:rsidR="008E6693" w:rsidDel="008D6CB2">
          <w:delText xml:space="preserve">presentan </w:delText>
        </w:r>
      </w:del>
      <w:ins w:id="153" w:author="Ivan Lopez" w:date="2015-09-10T17:27:00Z">
        <w:r w:rsidR="008D6CB2">
          <w:t xml:space="preserve">despliegan </w:t>
        </w:r>
      </w:ins>
      <w:r w:rsidR="008E6693">
        <w:t xml:space="preserve">los diversos elementos </w:t>
      </w:r>
      <w:r>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ins w:id="154" w:author="Ivan Lopez" w:date="2015-09-11T15:07:00Z">
        <w:r w:rsidR="001F1E3B">
          <w:t xml:space="preserve"> y perfil</w:t>
        </w:r>
      </w:ins>
      <w:r w:rsidR="00635614">
        <w:t xml:space="preserve"> de Contenido como</w:t>
      </w:r>
      <w:r w:rsidR="005B1C17">
        <w:t xml:space="preserve"> el</w:t>
      </w:r>
      <w:r w:rsidR="00635614">
        <w:t xml:space="preserve"> de E</w:t>
      </w:r>
      <w:r w:rsidR="001520B8">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5B1C17">
        <w:t>MoWebA</w:t>
      </w:r>
      <w:proofErr w:type="spellEnd"/>
      <w:r w:rsidR="001520B8">
        <w:t xml:space="preserve">, colores celestes para las clases originales </w:t>
      </w:r>
      <w:r w:rsidR="00981B5C">
        <w:t xml:space="preserve">de </w:t>
      </w:r>
      <w:proofErr w:type="spellStart"/>
      <w:r w:rsidR="00981B5C">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colores verde para las clases </w:t>
      </w:r>
      <w:r w:rsidR="00315FFD">
        <w:t xml:space="preserve">y enumeraciones </w:t>
      </w:r>
      <w:r w:rsidR="00B938DD">
        <w:t>nuevas.</w:t>
      </w:r>
    </w:p>
    <w:p w:rsidR="00B938DD" w:rsidRDefault="00B938DD" w:rsidP="00400933">
      <w:pPr>
        <w:spacing w:after="0"/>
        <w:jc w:val="both"/>
        <w:rPr>
          <w:ins w:id="155" w:author="Ivan Lopez" w:date="2015-09-10T17:25:00Z"/>
        </w:rPr>
      </w:pPr>
    </w:p>
    <w:p w:rsidR="008D6CB2" w:rsidRPr="00B70575" w:rsidRDefault="008D6CB2" w:rsidP="00400933">
      <w:pPr>
        <w:spacing w:after="0"/>
        <w:jc w:val="both"/>
        <w:rPr>
          <w:ins w:id="156" w:author="Ivan Lopez" w:date="2015-09-10T17:25:00Z"/>
          <w:b/>
        </w:rPr>
      </w:pPr>
      <w:ins w:id="157" w:author="Ivan Lopez" w:date="2015-09-10T17:30:00Z">
        <w:r w:rsidRPr="00B70575">
          <w:rPr>
            <w:b/>
          </w:rPr>
          <w:t>4</w:t>
        </w:r>
      </w:ins>
      <w:ins w:id="158" w:author="Ivan Lopez" w:date="2015-09-10T17:25:00Z">
        <w:r w:rsidR="0098637B" w:rsidRPr="00B70575">
          <w:rPr>
            <w:b/>
          </w:rPr>
          <w:t>.2.1</w:t>
        </w:r>
        <w:r w:rsidRPr="00B70575">
          <w:rPr>
            <w:b/>
          </w:rPr>
          <w:t xml:space="preserve"> El </w:t>
        </w:r>
        <w:proofErr w:type="spellStart"/>
        <w:r w:rsidRPr="00B70575">
          <w:rPr>
            <w:b/>
          </w:rPr>
          <w:t>metamodelo</w:t>
        </w:r>
        <w:proofErr w:type="spellEnd"/>
        <w:r w:rsidRPr="00B70575">
          <w:rPr>
            <w:b/>
          </w:rPr>
          <w:t xml:space="preserve"> de Contenido extendido</w:t>
        </w:r>
      </w:ins>
    </w:p>
    <w:p w:rsidR="008D6CB2" w:rsidRDefault="008D6CB2" w:rsidP="00400933">
      <w:pPr>
        <w:spacing w:after="0"/>
        <w:jc w:val="both"/>
      </w:pPr>
    </w:p>
    <w:p w:rsidR="0055507E"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Contenido,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r w:rsidR="00502FFA" w:rsidRPr="00400933">
        <w:rPr>
          <w:i/>
        </w:rPr>
        <w:t>composite</w:t>
      </w:r>
      <w:proofErr w:type="spellEnd"/>
      <w:del w:id="159" w:author="Ivan Lopez" w:date="2015-09-10T17:22:00Z">
        <w:r w:rsidR="003A690D" w:rsidDel="008D6CB2">
          <w:rPr>
            <w:i/>
          </w:rPr>
          <w:delText xml:space="preserve"> </w:delText>
        </w:r>
      </w:del>
      <w:r w:rsidR="003A690D">
        <w:rPr>
          <w:i/>
        </w:rPr>
        <w:t xml:space="preserve">, </w:t>
      </w:r>
      <w:del w:id="160" w:author="Ivan Lopez" w:date="2015-09-10T17:23:00Z">
        <w:r w:rsidR="003A690D" w:rsidDel="008D6CB2">
          <w:rPr>
            <w:i/>
          </w:rPr>
          <w:delText xml:space="preserve"> </w:delText>
        </w:r>
      </w:del>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permitirá alojar una colección de elementos del mismo tipo, hasta llegar a los elementos “reales” que se corresponderán con los nodos “Hoja” del árbol</w:t>
      </w:r>
      <w:r w:rsidR="00FC5796">
        <w:t xml:space="preserve">. Para el caso de </w:t>
      </w:r>
      <w:proofErr w:type="spellStart"/>
      <w:r w:rsidR="00FC5796">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muchos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PD </w:t>
      </w:r>
      <w:proofErr w:type="spellStart"/>
      <w:r w:rsidR="00FC5796">
        <w:t>Element</w:t>
      </w:r>
      <w:proofErr w:type="spellEnd"/>
      <w:r w:rsidR="00FC5796">
        <w:t xml:space="preserve"> que corresponde a una</w:t>
      </w:r>
      <w:del w:id="161" w:author="Ivan Lopez" w:date="2015-09-10T17:36:00Z">
        <w:r w:rsidR="00FC5796" w:rsidDel="0098637B">
          <w:delText xml:space="preserve"> </w:delText>
        </w:r>
      </w:del>
      <w:r w:rsidR="00FC5796">
        <w:t xml:space="preserve">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3A5F57">
      <w:pPr>
        <w:spacing w:after="0"/>
        <w:rPr>
          <w:ins w:id="162" w:author="Ivan Lopez" w:date="2015-06-23T14:55:00Z"/>
        </w:rPr>
      </w:pPr>
    </w:p>
    <w:p w:rsidR="00A74B74" w:rsidDel="0055507E" w:rsidRDefault="00A74B74" w:rsidP="00400933">
      <w:pPr>
        <w:spacing w:after="0"/>
        <w:jc w:val="both"/>
        <w:rPr>
          <w:ins w:id="163" w:author="Vaio" w:date="2015-06-16T23:31:00Z"/>
          <w:del w:id="164" w:author="marcazal" w:date="2015-09-06T00:05:00Z"/>
        </w:rPr>
      </w:pPr>
      <w:ins w:id="165"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166" w:author="Ivan Lopez" w:date="2015-06-23T14:56:00Z">
        <w:r>
          <w:t>clasificación de los</w:t>
        </w:r>
      </w:ins>
      <w:ins w:id="167" w:author="Ivan Lopez" w:date="2015-06-23T15:21:00Z">
        <w:r w:rsidR="002D162D">
          <w:t xml:space="preserve"> diferentes</w:t>
        </w:r>
      </w:ins>
      <w:ins w:id="168" w:author="Ivan Lopez" w:date="2015-06-23T14:56:00Z">
        <w:r>
          <w:t xml:space="preserve"> elementos </w:t>
        </w:r>
      </w:ins>
      <w:ins w:id="169" w:author="marcazal" w:date="2015-09-05T23:49:00Z">
        <w:r w:rsidR="00635614">
          <w:t xml:space="preserve">simples </w:t>
        </w:r>
      </w:ins>
      <w:ins w:id="170" w:author="Ivan Lopez" w:date="2015-06-23T14:56:00Z">
        <w:r>
          <w:t>de interfaz</w:t>
        </w:r>
      </w:ins>
      <w:ins w:id="171" w:author="marcazal" w:date="2015-09-05T23:49:00Z">
        <w:r w:rsidR="007403A6">
          <w:t xml:space="preserve"> (</w:t>
        </w:r>
      </w:ins>
      <w:proofErr w:type="spellStart"/>
      <w:ins w:id="172" w:author="marcazal" w:date="2015-09-06T00:05:00Z">
        <w:r w:rsidR="007403A6" w:rsidRPr="00507031">
          <w:rPr>
            <w:i/>
          </w:rPr>
          <w:t>U</w:t>
        </w:r>
      </w:ins>
      <w:ins w:id="173" w:author="marcazal" w:date="2015-09-05T23:49:00Z">
        <w:r w:rsidR="00635614" w:rsidRPr="00507031">
          <w:rPr>
            <w:i/>
          </w:rPr>
          <w:t>IElement</w:t>
        </w:r>
        <w:proofErr w:type="spellEnd"/>
        <w:r w:rsidR="00635614">
          <w:t>)</w:t>
        </w:r>
      </w:ins>
      <w:ins w:id="174" w:author="Ivan Lopez" w:date="2015-06-23T15:22:00Z">
        <w:r w:rsidR="002D162D">
          <w:t xml:space="preserve">, </w:t>
        </w:r>
      </w:ins>
      <w:ins w:id="175" w:author="Ivan Lopez" w:date="2015-06-23T14:56:00Z">
        <w:r>
          <w:t xml:space="preserve"> </w:t>
        </w:r>
      </w:ins>
      <w:ins w:id="176" w:author="Ivan Lopez" w:date="2015-06-23T14:57:00Z">
        <w:r>
          <w:t>en elementos de entrada, salida  y contro</w:t>
        </w:r>
      </w:ins>
      <w:ins w:id="177" w:author="Ivan Lopez" w:date="2015-06-23T14:58:00Z">
        <w:r>
          <w:t>l</w:t>
        </w:r>
      </w:ins>
      <w:ins w:id="178" w:author="Ivan Lopez" w:date="2015-06-23T15:22:00Z">
        <w:r w:rsidR="002D162D">
          <w:t xml:space="preserve"> respectivamente. Esto fue necesario para establecer un orden dentro de los elementos </w:t>
        </w:r>
      </w:ins>
      <w:ins w:id="179" w:author="Ivan Lopez" w:date="2015-06-23T15:23:00Z">
        <w:r w:rsidR="002D162D">
          <w:t xml:space="preserve">de interfaz y para una mayor claridad dentro del </w:t>
        </w:r>
        <w:proofErr w:type="spellStart"/>
        <w:r w:rsidR="002D162D">
          <w:t>metamodelo</w:t>
        </w:r>
        <w:proofErr w:type="spellEnd"/>
        <w:r w:rsidR="002D162D">
          <w:t xml:space="preserve">  de </w:t>
        </w:r>
        <w:del w:id="180" w:author="marcazal" w:date="2015-09-06T00:05:00Z">
          <w:r w:rsidR="002D162D" w:rsidDel="0055507E">
            <w:delText>Contenido</w:delText>
          </w:r>
        </w:del>
      </w:ins>
      <w:ins w:id="181" w:author="Ivan Lopez" w:date="2015-06-23T15:24:00Z">
        <w:del w:id="182" w:author="marcazal" w:date="2015-09-06T00:05:00Z">
          <w:r w:rsidR="002D162D" w:rsidDel="0055507E">
            <w:delText>.</w:delText>
          </w:r>
        </w:del>
      </w:ins>
    </w:p>
    <w:p w:rsidR="00DB20E0" w:rsidRDefault="00DB20E0" w:rsidP="00400933">
      <w:pPr>
        <w:spacing w:after="0"/>
        <w:jc w:val="both"/>
        <w:rPr>
          <w:ins w:id="183" w:author="Ivan Lopez" w:date="2015-09-07T09:54:00Z"/>
        </w:rPr>
      </w:pPr>
      <w:ins w:id="184" w:author="Vaio" w:date="2015-06-16T23:29:00Z">
        <w:del w:id="185" w:author="marcazal" w:date="2015-09-06T00:05:00Z">
          <w:r w:rsidDel="0055507E">
            <w:delText>L</w:delText>
          </w:r>
        </w:del>
      </w:ins>
      <w:del w:id="186" w:author="marcazal" w:date="2015-09-06T00:05:00Z">
        <w:r w:rsidR="0038667B" w:rsidDel="0055507E">
          <w:delText>os</w:delText>
        </w:r>
      </w:del>
      <w:ins w:id="187" w:author="marcazal" w:date="2015-09-06T00:05:00Z">
        <w:r w:rsidR="0055507E">
          <w:t>Contenido. Los</w:t>
        </w:r>
      </w:ins>
      <w:r w:rsidR="0038667B">
        <w:t xml:space="preserve"> distintos </w:t>
      </w:r>
      <w:del w:id="188" w:author="marcazal" w:date="2015-09-05T23:55:00Z">
        <w:r w:rsidR="0038667B" w:rsidDel="007403A6">
          <w:delText>elementos</w:delText>
        </w:r>
        <w:r w:rsidR="006237E6" w:rsidDel="007403A6">
          <w:delText xml:space="preserve"> de interfaz de usuar</w:delText>
        </w:r>
      </w:del>
      <w:proofErr w:type="spellStart"/>
      <w:ins w:id="189" w:author="marcazal" w:date="2015-09-06T00:05:00Z">
        <w:r w:rsidR="0055507E" w:rsidRPr="00507031">
          <w:rPr>
            <w:i/>
          </w:rPr>
          <w:t>U</w:t>
        </w:r>
      </w:ins>
      <w:ins w:id="190" w:author="marcazal" w:date="2015-09-05T23:55:00Z">
        <w:r w:rsidR="007403A6" w:rsidRPr="00507031">
          <w:rPr>
            <w:i/>
          </w:rPr>
          <w:t>IElements</w:t>
        </w:r>
        <w:proofErr w:type="spellEnd"/>
        <w:r w:rsidR="007403A6">
          <w:t xml:space="preserve"> </w:t>
        </w:r>
      </w:ins>
      <w:del w:id="191" w:author="marcazal" w:date="2015-09-05T23:55:00Z">
        <w:r w:rsidR="006237E6" w:rsidDel="007403A6">
          <w:delText>io</w:delText>
        </w:r>
      </w:del>
      <w:r>
        <w:t xml:space="preserve"> se clasifican</w:t>
      </w:r>
      <w:r w:rsidR="006237E6">
        <w:t xml:space="preserve"> </w:t>
      </w:r>
      <w:del w:id="192" w:author="marcazal" w:date="2015-09-05T23:56:00Z">
        <w:r w:rsidR="0038667B" w:rsidDel="007403A6">
          <w:delText>en</w:delText>
        </w:r>
      </w:del>
      <w:ins w:id="193" w:author="marcazal" w:date="2015-09-05T23:56:00Z">
        <w:r w:rsidR="007403A6">
          <w:t>de la siguiente forma</w:t>
        </w:r>
      </w:ins>
      <w:r>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commentRangeStart w:id="194"/>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del w:id="195" w:author="marcazal" w:date="2015-09-05T23:58:00Z">
        <w:r w:rsidR="00A74B74" w:rsidRPr="00195ED6" w:rsidDel="007403A6">
          <w:rPr>
            <w:b/>
          </w:rPr>
          <w:delText>:</w:delText>
        </w:r>
        <w:r w:rsidR="00A74B74" w:rsidDel="007403A6">
          <w:rPr>
            <w:b/>
          </w:rPr>
          <w:delText xml:space="preserve">  Comprende</w:delText>
        </w:r>
      </w:del>
      <w:ins w:id="196" w:author="marcazal" w:date="2015-09-05T23:58:00Z">
        <w:r w:rsidR="007403A6" w:rsidRPr="00195ED6">
          <w:rPr>
            <w:b/>
          </w:rPr>
          <w:t>:</w:t>
        </w:r>
        <w:r w:rsidR="007403A6">
          <w:rPr>
            <w:b/>
          </w:rPr>
          <w:t xml:space="preserve"> </w:t>
        </w:r>
        <w:r w:rsidR="00502FFA" w:rsidRPr="00400933">
          <w:t>Comprende</w:t>
        </w:r>
      </w:ins>
      <w:r w:rsidR="00502FFA" w:rsidRPr="00400933">
        <w:t xml:space="preserv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del w:id="197" w:author="Ivan Lopez" w:date="2015-06-23T15:02:00Z">
        <w:r w:rsidR="006237E6" w:rsidRPr="007403A6" w:rsidDel="00195ED6">
          <w:delText>(</w:delText>
        </w:r>
      </w:del>
      <w:del w:id="198" w:author="Vaio" w:date="2015-06-16T23:43:00Z">
        <w:r w:rsidR="006237E6" w:rsidRPr="007403A6" w:rsidDel="00B8527E">
          <w:delText xml:space="preserve"> </w:delText>
        </w:r>
      </w:del>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del w:id="199" w:author="Ivan Lopez" w:date="2015-06-23T15:02:00Z">
        <w:r w:rsidR="00502FFA" w:rsidRPr="00400933">
          <w:delText>y</w:delText>
        </w:r>
      </w:del>
      <w:r w:rsidR="00502FFA" w:rsidRPr="00400933">
        <w:t xml:space="preserve">  </w:t>
      </w:r>
      <w:ins w:id="200" w:author="marcazal" w:date="2015-09-06T00:05:00Z">
        <w:r w:rsidR="00502FFA" w:rsidRPr="00400933">
          <w:rPr>
            <w:i/>
          </w:rPr>
          <w:t>m</w:t>
        </w:r>
      </w:ins>
      <w:del w:id="201" w:author="Ivan Lopez" w:date="2015-06-23T15:04:00Z">
        <w:r w:rsidR="006237E6" w:rsidRPr="0055507E" w:rsidDel="00195ED6">
          <w:rPr>
            <w:i/>
          </w:rPr>
          <w:delText>m</w:delText>
        </w:r>
      </w:del>
      <w:r w:rsidR="006237E6" w:rsidRPr="0055507E">
        <w:rPr>
          <w:i/>
        </w:rPr>
        <w:t>ultimedia</w:t>
      </w:r>
      <w:ins w:id="202" w:author="Ivan Lopez" w:date="2015-06-23T15:03:00Z">
        <w:r w:rsidR="00195ED6" w:rsidRPr="007403A6">
          <w:t xml:space="preserve"> y </w:t>
        </w:r>
      </w:ins>
      <w:proofErr w:type="spellStart"/>
      <w:ins w:id="203" w:author="Ivan Lopez" w:date="2015-06-23T15:04:00Z">
        <w:r w:rsidR="00502FFA" w:rsidRPr="00400933">
          <w:rPr>
            <w:i/>
          </w:rPr>
          <w:t>r</w:t>
        </w:r>
      </w:ins>
      <w:ins w:id="204" w:author="Ivan Lopez" w:date="2015-06-23T15:03:00Z">
        <w:r w:rsidR="00502FFA" w:rsidRPr="00400933">
          <w:rPr>
            <w:i/>
          </w:rPr>
          <w:t>ichToolTip</w:t>
        </w:r>
      </w:ins>
      <w:proofErr w:type="spellEnd"/>
      <w:del w:id="205" w:author="Ivan Lopez" w:date="2015-06-23T15:03:00Z">
        <w:r w:rsidR="00502FFA" w:rsidRPr="00400933">
          <w:delText>)</w:delText>
        </w:r>
      </w:del>
      <w:ins w:id="206" w:author="Vaio" w:date="2015-06-16T23:30:00Z">
        <w:del w:id="207" w:author="Ivan Lopez" w:date="2015-06-23T15:03:00Z">
          <w:r w:rsidR="00502FFA" w:rsidRPr="00400933">
            <w:delText xml:space="preserve">. </w:delText>
          </w:r>
        </w:del>
      </w:ins>
    </w:p>
    <w:p w:rsidR="00DE0D5C" w:rsidRPr="00400933" w:rsidRDefault="008F2327" w:rsidP="00400933">
      <w:pPr>
        <w:pStyle w:val="Prrafodelista"/>
        <w:numPr>
          <w:ilvl w:val="0"/>
          <w:numId w:val="1"/>
        </w:numPr>
        <w:spacing w:after="0"/>
        <w:jc w:val="both"/>
        <w:rPr>
          <w:ins w:id="208" w:author="Vaio" w:date="2015-06-16T23:29:00Z"/>
          <w:lang w:val="es-PY"/>
        </w:rPr>
      </w:pPr>
      <w:r w:rsidRPr="008F2327">
        <w:rPr>
          <w:b/>
          <w:lang w:val="es-PY"/>
        </w:rPr>
        <w:t>Elementos de entrada</w:t>
      </w:r>
      <w:ins w:id="209" w:author="Ivan Lopez" w:date="2015-06-23T15:08:00Z">
        <w:r w:rsidRPr="008F2327">
          <w:rPr>
            <w:b/>
            <w:lang w:val="es-PY"/>
          </w:rPr>
          <w:t xml:space="preserve"> (</w:t>
        </w:r>
        <w:proofErr w:type="spellStart"/>
        <w:r w:rsidRPr="008F2327">
          <w:rPr>
            <w:b/>
            <w:i/>
            <w:lang w:val="es-PY"/>
          </w:rPr>
          <w:t>imputElements</w:t>
        </w:r>
        <w:proofErr w:type="spellEnd"/>
        <w:r w:rsidRPr="008F2327">
          <w:rPr>
            <w:b/>
            <w:lang w:val="es-PY"/>
          </w:rPr>
          <w:t>)</w:t>
        </w:r>
      </w:ins>
      <w:del w:id="210" w:author="Ivan Lopez" w:date="2015-06-23T15:09:00Z">
        <w:r w:rsidRPr="008F2327">
          <w:rPr>
            <w:b/>
            <w:lang w:val="es-PY"/>
          </w:rPr>
          <w:delText xml:space="preserve"> </w:delText>
        </w:r>
      </w:del>
      <w:ins w:id="211" w:author="Ivan Lopez" w:date="2015-06-23T15:08:00Z">
        <w:r w:rsidRPr="008F2327">
          <w:rPr>
            <w:b/>
            <w:lang w:val="es-PY"/>
          </w:rPr>
          <w:t>:</w:t>
        </w:r>
      </w:ins>
      <w:ins w:id="212" w:author="Ivan Lopez" w:date="2015-06-23T15:09:00Z">
        <w:r w:rsidRPr="008F2327">
          <w:rPr>
            <w:b/>
            <w:lang w:val="es-PY"/>
          </w:rPr>
          <w:t xml:space="preserve"> </w:t>
        </w:r>
        <w:r w:rsidRPr="008F2327">
          <w:rPr>
            <w:lang w:val="es-PY"/>
          </w:rPr>
          <w:t>Comprende a los elementos de interfaz enriquecidos y tradicionales enca</w:t>
        </w:r>
      </w:ins>
      <w:ins w:id="213" w:author="Ivan Lopez" w:date="2015-06-23T15:10:00Z">
        <w:r w:rsidRPr="008F2327">
          <w:rPr>
            <w:lang w:val="es-PY"/>
          </w:rPr>
          <w:t>r</w:t>
        </w:r>
      </w:ins>
      <w:ins w:id="214" w:author="Ivan Lopez" w:date="2015-06-23T15:09:00Z">
        <w:r w:rsidRPr="008F2327">
          <w:rPr>
            <w:lang w:val="es-PY"/>
          </w:rPr>
          <w:t>gad</w:t>
        </w:r>
      </w:ins>
      <w:ins w:id="215" w:author="Ivan Lopez" w:date="2015-06-23T15:12:00Z">
        <w:r w:rsidRPr="008F2327">
          <w:rPr>
            <w:lang w:val="es-PY"/>
          </w:rPr>
          <w:t>a</w:t>
        </w:r>
      </w:ins>
      <w:ins w:id="216" w:author="Ivan Lopez" w:date="2015-06-23T15:09:00Z">
        <w:r w:rsidRPr="008F2327">
          <w:rPr>
            <w:lang w:val="es-PY"/>
          </w:rPr>
          <w:t>s de</w:t>
        </w:r>
      </w:ins>
      <w:ins w:id="217" w:author="Ivan Lopez" w:date="2015-06-23T15:10:00Z">
        <w:r w:rsidRPr="008F2327">
          <w:rPr>
            <w:lang w:val="es-PY"/>
          </w:rPr>
          <w:t xml:space="preserve"> obtener una entrada desde la interfaz de usuario</w:t>
        </w:r>
      </w:ins>
      <w:ins w:id="218" w:author="Ivan Lopez" w:date="2015-06-23T15:13:00Z">
        <w:r w:rsidRPr="008F2327">
          <w:rPr>
            <w:lang w:val="es-PY"/>
          </w:rPr>
          <w:t xml:space="preserve">. </w:t>
        </w:r>
        <w:r w:rsidR="00502FFA" w:rsidRPr="00400933">
          <w:rPr>
            <w:lang w:val="es-PY"/>
          </w:rPr>
          <w:t xml:space="preserve">En </w:t>
        </w:r>
      </w:ins>
      <w:ins w:id="219" w:author="Ivan Lopez" w:date="2015-06-23T15:14:00Z">
        <w:r w:rsidR="00502FFA" w:rsidRPr="00400933">
          <w:rPr>
            <w:lang w:val="es-PY"/>
          </w:rPr>
          <w:t xml:space="preserve">esta </w:t>
        </w:r>
        <w:del w:id="220" w:author="marcazal" w:date="2015-09-05T23:57:00Z">
          <w:r w:rsidR="00502FFA" w:rsidRPr="00400933">
            <w:rPr>
              <w:lang w:val="es-PY"/>
            </w:rPr>
            <w:delText>categoria</w:delText>
          </w:r>
        </w:del>
      </w:ins>
      <w:ins w:id="221" w:author="marcazal" w:date="2015-09-05T23:57:00Z">
        <w:r w:rsidR="007403A6" w:rsidRPr="00571ACC">
          <w:rPr>
            <w:lang w:val="es-PY"/>
          </w:rPr>
          <w:t>categoría</w:t>
        </w:r>
      </w:ins>
      <w:ins w:id="222" w:author="Ivan Lopez" w:date="2015-06-23T15:14:00Z">
        <w:r w:rsidR="00502FFA" w:rsidRPr="00400933">
          <w:rPr>
            <w:lang w:val="es-PY"/>
          </w:rPr>
          <w:t xml:space="preserve"> </w:t>
        </w:r>
      </w:ins>
      <w:ins w:id="223" w:author="Ivan Lopez" w:date="2015-06-23T15:21:00Z">
        <w:r w:rsidR="00502FFA" w:rsidRPr="00400933">
          <w:rPr>
            <w:lang w:val="es-PY"/>
          </w:rPr>
          <w:t>se engloba</w:t>
        </w:r>
      </w:ins>
      <w:ins w:id="224" w:author="Ivan Lopez" w:date="2015-06-23T15:14:00Z">
        <w:r w:rsidR="00502FFA" w:rsidRPr="00400933">
          <w:rPr>
            <w:lang w:val="es-PY"/>
          </w:rPr>
          <w:t xml:space="preserve"> a los elementos </w:t>
        </w:r>
      </w:ins>
      <w:del w:id="225" w:author="Ivan Lopez" w:date="2015-06-23T15:14:00Z">
        <w:r w:rsidR="00502FFA" w:rsidRPr="00400933">
          <w:rPr>
            <w:lang w:val="es-PY"/>
          </w:rPr>
          <w:delText>(</w:delText>
        </w:r>
      </w:del>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ins w:id="226" w:author="marcazal" w:date="2015-09-06T00:00:00Z">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ins>
      <w:proofErr w:type="spellEnd"/>
      <w:r w:rsidR="00502FFA" w:rsidRPr="00400933">
        <w:rPr>
          <w:lang w:val="es-PY"/>
        </w:rPr>
        <w:t xml:space="preserve"> </w:t>
      </w:r>
      <w:del w:id="227" w:author="marcazal" w:date="2015-09-05T23:57:00Z">
        <w:r w:rsidR="00502FFA" w:rsidRPr="00400933">
          <w:rPr>
            <w:lang w:val="es-PY"/>
          </w:rPr>
          <w:delText xml:space="preserve">y </w:delText>
        </w:r>
        <w:r w:rsidR="00502FFA" w:rsidRPr="00400933">
          <w:rPr>
            <w:i/>
            <w:lang w:val="es-PY"/>
          </w:rPr>
          <w:delText>richFieldLiveValidation</w:delText>
        </w:r>
      </w:del>
      <w:r w:rsidR="00502FFA" w:rsidRPr="00400933">
        <w:rPr>
          <w:lang w:val="es-PY"/>
        </w:rPr>
        <w:t xml:space="preserve">). </w:t>
      </w:r>
    </w:p>
    <w:p w:rsidR="00DE0D5C" w:rsidRDefault="008F2327" w:rsidP="00400933">
      <w:pPr>
        <w:pStyle w:val="Prrafodelista"/>
        <w:numPr>
          <w:ilvl w:val="0"/>
          <w:numId w:val="1"/>
        </w:numPr>
        <w:spacing w:after="0"/>
        <w:jc w:val="both"/>
        <w:rPr>
          <w:ins w:id="228" w:author="Ivan Lopez" w:date="2015-06-23T15:24:00Z"/>
        </w:rPr>
      </w:pPr>
      <w:r w:rsidRPr="008F2327">
        <w:rPr>
          <w:b/>
          <w:i/>
        </w:rPr>
        <w:t>Elementos de control</w:t>
      </w:r>
      <w:ins w:id="229" w:author="Ivan Lopez" w:date="2015-06-23T15:15:00Z">
        <w:r w:rsidRPr="008F2327">
          <w:rPr>
            <w:b/>
            <w:i/>
          </w:rPr>
          <w:t xml:space="preserve"> </w:t>
        </w:r>
      </w:ins>
      <w:ins w:id="230" w:author="Ivan Lopez" w:date="2015-06-23T15:16:00Z">
        <w:r w:rsidRPr="008F2327">
          <w:rPr>
            <w:b/>
          </w:rPr>
          <w:t>(</w:t>
        </w:r>
      </w:ins>
      <w:proofErr w:type="spellStart"/>
      <w:ins w:id="231" w:author="Ivan Lopez" w:date="2015-06-23T15:15:00Z">
        <w:r w:rsidRPr="008F2327">
          <w:rPr>
            <w:b/>
            <w:i/>
          </w:rPr>
          <w:t>controlElements</w:t>
        </w:r>
        <w:proofErr w:type="spellEnd"/>
        <w:r w:rsidRPr="008F2327">
          <w:rPr>
            <w:b/>
          </w:rPr>
          <w:t>)</w:t>
        </w:r>
        <w:del w:id="232" w:author="marcazal" w:date="2015-09-05T23:59:00Z">
          <w:r w:rsidRPr="008F2327" w:rsidDel="007403A6">
            <w:rPr>
              <w:b/>
              <w:i/>
            </w:rPr>
            <w:delText>:</w:delText>
          </w:r>
        </w:del>
      </w:ins>
      <w:ins w:id="233" w:author="Ivan Lopez" w:date="2015-06-23T15:16:00Z">
        <w:del w:id="234" w:author="marcazal" w:date="2015-09-05T23:59:00Z">
          <w:r w:rsidR="00354C72" w:rsidDel="007403A6">
            <w:rPr>
              <w:b/>
              <w:i/>
            </w:rPr>
            <w:delText xml:space="preserve"> </w:delText>
          </w:r>
        </w:del>
      </w:ins>
      <w:del w:id="235" w:author="marcazal" w:date="2015-09-05T23:59:00Z">
        <w:r w:rsidR="006237E6" w:rsidDel="007403A6">
          <w:delText xml:space="preserve"> </w:delText>
        </w:r>
      </w:del>
      <w:ins w:id="236" w:author="Ivan Lopez" w:date="2015-06-23T15:16:00Z">
        <w:del w:id="237" w:author="marcazal" w:date="2015-09-05T23:59:00Z">
          <w:r w:rsidR="00354C72" w:rsidDel="007403A6">
            <w:delText>Comprende</w:delText>
          </w:r>
        </w:del>
      </w:ins>
      <w:ins w:id="238" w:author="marcazal" w:date="2015-09-05T23:59:00Z">
        <w:r w:rsidR="007403A6" w:rsidRPr="008F2327">
          <w:rPr>
            <w:b/>
            <w:i/>
          </w:rPr>
          <w:t>:</w:t>
        </w:r>
        <w:r w:rsidR="007403A6">
          <w:rPr>
            <w:b/>
            <w:i/>
          </w:rPr>
          <w:t xml:space="preserve"> </w:t>
        </w:r>
        <w:r w:rsidR="007403A6">
          <w:t>Comprende</w:t>
        </w:r>
      </w:ins>
      <w:ins w:id="239" w:author="Ivan Lopez" w:date="2015-06-23T15:16:00Z">
        <w:r w:rsidR="00354C72">
          <w:t xml:space="preserve"> a los elementos de interfaz </w:t>
        </w:r>
      </w:ins>
      <w:ins w:id="240" w:author="Ivan Lopez" w:date="2015-06-23T15:17:00Z">
        <w:r w:rsidR="00354C72">
          <w:t>tradicionales encargad</w:t>
        </w:r>
      </w:ins>
      <w:ins w:id="241" w:author="Ivan Lopez" w:date="2015-06-23T15:19:00Z">
        <w:r w:rsidR="00354C72">
          <w:t>o</w:t>
        </w:r>
      </w:ins>
      <w:ins w:id="242" w:author="Ivan Lopez" w:date="2015-06-23T15:17:00Z">
        <w:r w:rsidR="00354C72">
          <w:t>s de obtener una orden</w:t>
        </w:r>
      </w:ins>
      <w:ins w:id="243" w:author="Ivan Lopez" w:date="2015-06-23T15:19:00Z">
        <w:r w:rsidR="00354C72">
          <w:t xml:space="preserve"> de</w:t>
        </w:r>
      </w:ins>
      <w:ins w:id="244" w:author="Ivan Lopez" w:date="2015-06-23T15:17:00Z">
        <w:r w:rsidR="00354C72">
          <w:t xml:space="preserve"> navegaci</w:t>
        </w:r>
      </w:ins>
      <w:ins w:id="245" w:author="Ivan Lopez" w:date="2015-06-23T15:18:00Z">
        <w:r w:rsidR="00354C72">
          <w:t xml:space="preserve">ón o </w:t>
        </w:r>
      </w:ins>
      <w:ins w:id="246" w:author="Ivan Lopez" w:date="2015-06-23T15:20:00Z">
        <w:r w:rsidR="00354C72">
          <w:t>cambio</w:t>
        </w:r>
      </w:ins>
      <w:ins w:id="247" w:author="Ivan Lopez" w:date="2015-06-23T15:18:00Z">
        <w:r w:rsidR="00354C72">
          <w:t xml:space="preserve"> de página</w:t>
        </w:r>
      </w:ins>
      <w:ins w:id="248" w:author="Ivan Lopez" w:date="2015-06-23T15:20:00Z">
        <w:r w:rsidR="00354C72">
          <w:t xml:space="preserve">. En esta categoría </w:t>
        </w:r>
      </w:ins>
      <w:ins w:id="249" w:author="Ivan Lopez" w:date="2015-06-23T15:21:00Z">
        <w:r w:rsidRPr="008F2327">
          <w:rPr>
            <w:lang w:val="es-PY"/>
          </w:rPr>
          <w:t xml:space="preserve">se engloba </w:t>
        </w:r>
      </w:ins>
      <w:ins w:id="250" w:author="Ivan Lopez" w:date="2015-06-23T15:20:00Z">
        <w:r w:rsidR="00354C72">
          <w:t xml:space="preserve">a los elementos </w:t>
        </w:r>
      </w:ins>
      <w:del w:id="251"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252" w:author="Ivan Lopez" w:date="2015-06-23T15:20:00Z">
        <w:r w:rsidR="006237E6" w:rsidDel="00354C72">
          <w:delText>)</w:delText>
        </w:r>
      </w:del>
      <w:r w:rsidR="0086176A">
        <w:t xml:space="preserve">. </w:t>
      </w:r>
      <w:commentRangeEnd w:id="194"/>
      <w:r w:rsidR="00DB20E0">
        <w:rPr>
          <w:rStyle w:val="Refdecomentario"/>
        </w:rPr>
        <w:commentReference w:id="194"/>
      </w:r>
    </w:p>
    <w:p w:rsidR="00D35B84" w:rsidRDefault="00D35B84" w:rsidP="00400933">
      <w:pPr>
        <w:spacing w:after="0"/>
        <w:jc w:val="both"/>
      </w:pPr>
    </w:p>
    <w:p w:rsidR="005E75A2" w:rsidRPr="00BB2FDF" w:rsidRDefault="000265E8" w:rsidP="00400933">
      <w:pPr>
        <w:spacing w:after="0"/>
        <w:jc w:val="both"/>
        <w:rPr>
          <w:ins w:id="253" w:author="marcazal" w:date="2015-06-24T07:47:00Z"/>
        </w:rPr>
      </w:pPr>
      <w:ins w:id="254" w:author="marcazal" w:date="2015-09-06T15:14:00Z">
        <w:r>
          <w:t xml:space="preserve">Formando parte también de la extensión, </w:t>
        </w:r>
      </w:ins>
      <w:del w:id="255" w:author="marcazal" w:date="2015-09-06T00:14:00Z">
        <w:r w:rsidR="0042710D" w:rsidDel="0055507E">
          <w:delText>Como parte</w:delText>
        </w:r>
      </w:del>
      <w:del w:id="256" w:author="marcazal" w:date="2015-09-06T00:15:00Z">
        <w:r w:rsidR="0042710D" w:rsidDel="0055507E">
          <w:delText xml:space="preserve"> de</w:delText>
        </w:r>
      </w:del>
      <w:del w:id="257" w:author="marcazal" w:date="2015-09-06T15:10:00Z">
        <w:r w:rsidR="0042710D" w:rsidDel="000265E8">
          <w:delText xml:space="preserve"> las extensiones llevadas a </w:delText>
        </w:r>
      </w:del>
      <w:del w:id="258" w:author="marcazal" w:date="2015-09-06T00:15:00Z">
        <w:r w:rsidR="0042710D" w:rsidDel="0055507E">
          <w:delText>cabo</w:delText>
        </w:r>
        <w:r w:rsidR="00F15C87" w:rsidDel="0055507E">
          <w:delText xml:space="preserve"> a MoWebA</w:delText>
        </w:r>
      </w:del>
      <w:ins w:id="259" w:author="marcazal" w:date="2015-09-06T15:14:00Z">
        <w:r>
          <w:t>l</w:t>
        </w:r>
      </w:ins>
      <w:ins w:id="260" w:author="marcazal" w:date="2015-09-06T15:09:00Z">
        <w:r>
          <w:t>os</w:t>
        </w:r>
      </w:ins>
      <w:ins w:id="261" w:author="marcazal" w:date="2015-09-06T00:15:00Z">
        <w:r w:rsidR="0055507E">
          <w:t xml:space="preserve"> </w:t>
        </w:r>
        <w:proofErr w:type="spellStart"/>
        <w:r w:rsidR="00502FFA" w:rsidRPr="00400933">
          <w:rPr>
            <w:i/>
          </w:rPr>
          <w:t>CompositeUIElement</w:t>
        </w:r>
      </w:ins>
      <w:proofErr w:type="spellEnd"/>
      <w:ins w:id="262" w:author="marcazal" w:date="2015-09-06T00:16:00Z">
        <w:r w:rsidR="00BB2FDF">
          <w:t>,</w:t>
        </w:r>
      </w:ins>
      <w:del w:id="263" w:author="marcazal" w:date="2015-09-06T00:16:00Z">
        <w:r w:rsidR="006416A3" w:rsidDel="00BB2FDF">
          <w:delText>, t</w:delText>
        </w:r>
        <w:r w:rsidR="00ED34E5" w:rsidDel="00BB2FDF">
          <w:delText>ambién</w:delText>
        </w:r>
      </w:del>
      <w:r w:rsidR="00ED34E5">
        <w:t xml:space="preserve"> </w:t>
      </w:r>
      <w:ins w:id="264" w:author="marcazal" w:date="2015-09-06T15:10:00Z">
        <w:r>
          <w:t xml:space="preserve"> pueden o no </w:t>
        </w:r>
      </w:ins>
      <w:ins w:id="265" w:author="marcazal" w:date="2015-09-06T15:11:00Z">
        <w:r>
          <w:t>tener</w:t>
        </w:r>
      </w:ins>
      <w:ins w:id="266" w:author="marcazal" w:date="2015-09-06T15:10:00Z">
        <w:r>
          <w:t xml:space="preserve"> </w:t>
        </w:r>
        <w:proofErr w:type="spellStart"/>
        <w:r w:rsidR="00502FFA" w:rsidRPr="00400933">
          <w:rPr>
            <w:i/>
          </w:rPr>
          <w:t>Pane</w:t>
        </w:r>
      </w:ins>
      <w:ins w:id="267" w:author="marcazal" w:date="2015-09-06T15:11:00Z">
        <w:r w:rsidR="00502FFA" w:rsidRPr="00400933">
          <w:rPr>
            <w:i/>
          </w:rPr>
          <w:t>ls</w:t>
        </w:r>
        <w:proofErr w:type="spellEnd"/>
        <w:r>
          <w:t xml:space="preserve"> asociados y los </w:t>
        </w:r>
        <w:proofErr w:type="spellStart"/>
        <w:r w:rsidR="00502FFA" w:rsidRPr="00400933">
          <w:rPr>
            <w:i/>
          </w:rPr>
          <w:t>Panels</w:t>
        </w:r>
        <w:proofErr w:type="spellEnd"/>
        <w:r w:rsidR="00502FFA" w:rsidRPr="00400933">
          <w:rPr>
            <w:i/>
          </w:rPr>
          <w:t xml:space="preserve"> </w:t>
        </w:r>
        <w:r>
          <w:t xml:space="preserve">pueden estar asociados a uno o muchos </w:t>
        </w:r>
        <w:proofErr w:type="spellStart"/>
        <w:proofErr w:type="gramStart"/>
        <w:r w:rsidR="00502FFA" w:rsidRPr="00400933">
          <w:rPr>
            <w:i/>
          </w:rPr>
          <w:t>CompositeUIElement</w:t>
        </w:r>
      </w:ins>
      <w:proofErr w:type="spellEnd"/>
      <w:ins w:id="268" w:author="marcazal" w:date="2015-09-06T15:10:00Z">
        <w:r>
          <w:t xml:space="preserve"> </w:t>
        </w:r>
      </w:ins>
      <w:ins w:id="269" w:author="marcazal" w:date="2015-09-06T15:14:00Z">
        <w:r>
          <w:t>.</w:t>
        </w:r>
        <w:proofErr w:type="gramEnd"/>
        <w:r>
          <w:t xml:space="preserve"> L</w:t>
        </w:r>
      </w:ins>
      <w:ins w:id="270" w:author="marcazal" w:date="2015-09-06T15:10:00Z">
        <w:r>
          <w:t xml:space="preserve">os </w:t>
        </w:r>
        <w:proofErr w:type="spellStart"/>
        <w:r w:rsidRPr="000265E8">
          <w:rPr>
            <w:i/>
          </w:rPr>
          <w:t>Panel</w:t>
        </w:r>
        <w:r w:rsidR="00502FFA" w:rsidRPr="00400933">
          <w:rPr>
            <w:i/>
          </w:rPr>
          <w:t>s</w:t>
        </w:r>
        <w:proofErr w:type="spellEnd"/>
        <w:r>
          <w:t xml:space="preserve"> pueden </w:t>
        </w:r>
      </w:ins>
      <w:ins w:id="271" w:author="marcazal" w:date="2015-09-06T15:15:00Z">
        <w:r>
          <w:t>formar parte de</w:t>
        </w:r>
      </w:ins>
      <w:del w:id="272" w:author="marcazal" w:date="2015-09-06T15:15:00Z">
        <w:r w:rsidR="00ED34E5" w:rsidDel="000265E8">
          <w:delText>se</w:delText>
        </w:r>
      </w:del>
      <w:r w:rsidR="00ED34E5">
        <w:t xml:space="preserve"> </w:t>
      </w:r>
      <w:del w:id="273" w:author="marcazal" w:date="2015-09-06T15:15:00Z">
        <w:r w:rsidR="00ED34E5" w:rsidDel="000265E8">
          <w:delText xml:space="preserve">encuentran los </w:delText>
        </w:r>
      </w:del>
      <w:ins w:id="274" w:author="marcazal" w:date="2015-09-06T15:15:00Z">
        <w:r w:rsidR="00691A10">
          <w:t xml:space="preserve">un </w:t>
        </w:r>
      </w:ins>
      <w:proofErr w:type="spellStart"/>
      <w:ins w:id="275" w:author="marcazal" w:date="2015-09-06T00:16:00Z">
        <w:r w:rsidR="00502FFA" w:rsidRPr="00400933">
          <w:rPr>
            <w:i/>
          </w:rPr>
          <w:t>R</w:t>
        </w:r>
      </w:ins>
      <w:ins w:id="276" w:author="marcazal" w:date="2015-06-24T07:47:00Z">
        <w:r w:rsidR="00502FFA" w:rsidRPr="00400933">
          <w:rPr>
            <w:i/>
          </w:rPr>
          <w:t>ichAccordion</w:t>
        </w:r>
        <w:proofErr w:type="spellEnd"/>
        <w:r w:rsidR="00BB2FDF">
          <w:t xml:space="preserve"> </w:t>
        </w:r>
      </w:ins>
      <w:ins w:id="277" w:author="marcazal" w:date="2015-09-06T15:16:00Z">
        <w:r w:rsidR="00691A10">
          <w:t>o un</w:t>
        </w:r>
      </w:ins>
      <w:ins w:id="278" w:author="marcazal" w:date="2015-06-24T07:47:00Z">
        <w:r w:rsidR="00BB2FDF">
          <w:t xml:space="preserve"> </w:t>
        </w:r>
      </w:ins>
      <w:proofErr w:type="spellStart"/>
      <w:ins w:id="279" w:author="marcazal" w:date="2015-09-06T00:16:00Z">
        <w:r w:rsidR="00502FFA" w:rsidRPr="00400933">
          <w:rPr>
            <w:i/>
          </w:rPr>
          <w:t>R</w:t>
        </w:r>
      </w:ins>
      <w:ins w:id="280" w:author="marcazal" w:date="2015-06-24T07:47:00Z">
        <w:r w:rsidR="00502FFA" w:rsidRPr="00400933">
          <w:rPr>
            <w:i/>
          </w:rPr>
          <w:t>ichTabs</w:t>
        </w:r>
        <w:proofErr w:type="spellEnd"/>
        <w:r w:rsidR="005E75A2">
          <w:t xml:space="preserve">, </w:t>
        </w:r>
      </w:ins>
      <w:ins w:id="281" w:author="marcazal" w:date="2015-09-06T15:16:00Z">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w:t>
        </w:r>
      </w:ins>
      <w:ins w:id="282" w:author="marcazal" w:date="2015-09-06T15:17:00Z">
        <w:r w:rsidR="00691A10">
          <w:t>n</w:t>
        </w:r>
      </w:ins>
      <w:ins w:id="283" w:author="marcazal" w:date="2015-09-06T15:16:00Z">
        <w:r w:rsidR="00691A10">
          <w:t xml:space="preserve"> contener</w:t>
        </w:r>
      </w:ins>
      <w:ins w:id="284" w:author="marcazal" w:date="2015-09-06T15:17:00Z">
        <w:r w:rsidR="00691A10">
          <w:t xml:space="preserve"> uno o muchos </w:t>
        </w:r>
        <w:proofErr w:type="spellStart"/>
        <w:r w:rsidR="00502FFA" w:rsidRPr="00400933">
          <w:rPr>
            <w:i/>
          </w:rPr>
          <w:t>Panels</w:t>
        </w:r>
      </w:ins>
      <w:proofErr w:type="spellEnd"/>
      <w:ins w:id="285" w:author="marcazal" w:date="2015-06-24T07:48:00Z">
        <w:r w:rsidR="005E75A2">
          <w:rPr>
            <w:i/>
          </w:rPr>
          <w:t xml:space="preserve">. </w:t>
        </w:r>
        <w:r w:rsidR="005E75A2">
          <w:t xml:space="preserve">Cada uno de estos </w:t>
        </w:r>
        <w:proofErr w:type="spellStart"/>
        <w:r w:rsidR="008F2327" w:rsidRPr="008F2327">
          <w:rPr>
            <w:i/>
          </w:rPr>
          <w:t>Panels</w:t>
        </w:r>
        <w:proofErr w:type="spellEnd"/>
        <w:r w:rsidR="005E75A2">
          <w:t>, permite aglomerar a</w:t>
        </w:r>
      </w:ins>
      <w:ins w:id="286" w:author="marcazal" w:date="2015-09-06T00:18:00Z">
        <w:r w:rsidR="00BB2FDF">
          <w:t xml:space="preserve"> uno o</w:t>
        </w:r>
      </w:ins>
      <w:ins w:id="287" w:author="marcazal" w:date="2015-06-24T07:48:00Z">
        <w:r w:rsidR="005E75A2">
          <w:t xml:space="preserve"> muchos elementos de interfaz </w:t>
        </w:r>
        <w:proofErr w:type="spellStart"/>
        <w:r w:rsidR="008F2327" w:rsidRPr="008F2327">
          <w:rPr>
            <w:i/>
          </w:rPr>
          <w:t>compositeUIElement</w:t>
        </w:r>
      </w:ins>
      <w:proofErr w:type="spellEnd"/>
      <w:ins w:id="288" w:author="marcazal" w:date="2015-06-24T08:01:00Z">
        <w:r w:rsidR="004447A8">
          <w:rPr>
            <w:i/>
          </w:rPr>
          <w:t>.</w:t>
        </w:r>
      </w:ins>
      <w:ins w:id="289" w:author="marcazal" w:date="2015-09-06T00:19:00Z">
        <w:r w:rsidR="00BB2FDF">
          <w:t xml:space="preserve"> Cada </w:t>
        </w:r>
        <w:proofErr w:type="spellStart"/>
        <w:r w:rsidR="00502FFA" w:rsidRPr="00400933">
          <w:rPr>
            <w:i/>
          </w:rPr>
          <w:t>Panels</w:t>
        </w:r>
      </w:ins>
      <w:proofErr w:type="spellEnd"/>
      <w:ins w:id="290" w:author="marcazal" w:date="2015-09-06T00:20:00Z">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ins>
      <w:ins w:id="291" w:author="marcazal" w:date="2015-09-06T00:21:00Z">
        <w:r w:rsidR="00BB2FDF">
          <w:t>De manera inversa u</w:t>
        </w:r>
      </w:ins>
      <w:ins w:id="292" w:author="marcazal" w:date="2015-09-06T00:22:00Z">
        <w:r w:rsidR="00BB2FDF">
          <w:t>n</w:t>
        </w:r>
      </w:ins>
      <w:ins w:id="293" w:author="marcazal" w:date="2015-09-06T00:21:00Z">
        <w:r w:rsidR="00BB2FDF">
          <w:t xml:space="preserve"> </w:t>
        </w:r>
        <w:proofErr w:type="spellStart"/>
        <w:r w:rsidR="00502FFA" w:rsidRPr="00400933">
          <w:rPr>
            <w:i/>
          </w:rPr>
          <w:t>RichAccordion</w:t>
        </w:r>
        <w:proofErr w:type="spellEnd"/>
        <w:r w:rsidR="00BB2FDF">
          <w:rPr>
            <w:i/>
          </w:rPr>
          <w:t xml:space="preserve"> </w:t>
        </w:r>
      </w:ins>
      <w:ins w:id="294" w:author="marcazal" w:date="2015-09-06T00:22:00Z">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ins>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295"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Del="00075136" w:rsidRDefault="001C6603" w:rsidP="00A15776">
      <w:pPr>
        <w:pStyle w:val="Epgrafe"/>
        <w:ind w:left="1416" w:firstLine="708"/>
        <w:rPr>
          <w:del w:id="296" w:author="Ivan Lopez" w:date="2015-09-11T15:57:00Z"/>
          <w:color w:val="000000" w:themeColor="text1"/>
        </w:rPr>
      </w:pPr>
    </w:p>
    <w:p w:rsidR="001C6603" w:rsidDel="00075136" w:rsidRDefault="001C6603" w:rsidP="00A15776">
      <w:pPr>
        <w:pStyle w:val="Epgrafe"/>
        <w:ind w:left="1416" w:firstLine="708"/>
        <w:rPr>
          <w:del w:id="297" w:author="Ivan Lopez" w:date="2015-09-11T15:57:00Z"/>
          <w:color w:val="000000" w:themeColor="text1"/>
        </w:rPr>
      </w:pPr>
    </w:p>
    <w:p w:rsidR="001C6603" w:rsidDel="00075136" w:rsidRDefault="001C6603" w:rsidP="00A15776">
      <w:pPr>
        <w:pStyle w:val="Epgrafe"/>
        <w:ind w:left="1416" w:firstLine="708"/>
        <w:rPr>
          <w:del w:id="298" w:author="Ivan Lopez" w:date="2015-09-11T15:57:00Z"/>
          <w:color w:val="000000" w:themeColor="text1"/>
        </w:rPr>
      </w:pPr>
    </w:p>
    <w:p w:rsidR="001C6603" w:rsidDel="00075136" w:rsidRDefault="001C6603" w:rsidP="00A15776">
      <w:pPr>
        <w:pStyle w:val="Epgrafe"/>
        <w:ind w:left="1416" w:firstLine="708"/>
        <w:rPr>
          <w:del w:id="299" w:author="Ivan Lopez" w:date="2015-09-11T15:57:00Z"/>
          <w:color w:val="000000" w:themeColor="text1"/>
        </w:rPr>
      </w:pPr>
    </w:p>
    <w:p w:rsidR="001C6603" w:rsidDel="00075136" w:rsidRDefault="001C6603" w:rsidP="001E2D0A">
      <w:pPr>
        <w:pStyle w:val="Epgrafe"/>
        <w:rPr>
          <w:del w:id="300" w:author="Ivan Lopez" w:date="2015-09-11T15:58:00Z"/>
          <w:color w:val="000000" w:themeColor="text1"/>
        </w:rPr>
      </w:pPr>
    </w:p>
    <w:p w:rsidR="001C6603" w:rsidDel="00075136" w:rsidRDefault="001C6603" w:rsidP="00A15776">
      <w:pPr>
        <w:pStyle w:val="Epgrafe"/>
        <w:ind w:left="1416" w:firstLine="708"/>
        <w:rPr>
          <w:del w:id="301" w:author="Ivan Lopez" w:date="2015-09-11T15:58:00Z"/>
          <w:color w:val="000000" w:themeColor="text1"/>
        </w:rPr>
      </w:pPr>
    </w:p>
    <w:p w:rsidR="001C6603" w:rsidDel="00075136" w:rsidRDefault="001C6603" w:rsidP="00A15776">
      <w:pPr>
        <w:pStyle w:val="Epgrafe"/>
        <w:ind w:left="1416" w:firstLine="708"/>
        <w:rPr>
          <w:del w:id="302" w:author="Ivan Lopez" w:date="2015-09-11T15:58:00Z"/>
          <w:color w:val="000000" w:themeColor="text1"/>
        </w:rPr>
      </w:pPr>
    </w:p>
    <w:p w:rsidR="001C6603" w:rsidDel="00075136" w:rsidRDefault="001C6603" w:rsidP="001E2D0A">
      <w:pPr>
        <w:pStyle w:val="Epgrafe"/>
        <w:rPr>
          <w:del w:id="303" w:author="Ivan Lopez" w:date="2015-09-11T15:58:00Z"/>
          <w:color w:val="000000" w:themeColor="text1"/>
        </w:rPr>
      </w:pPr>
    </w:p>
    <w:p w:rsidR="001C6603" w:rsidRDefault="001C6603" w:rsidP="001E2D0A">
      <w:pPr>
        <w:pStyle w:val="Epgrafe"/>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507031" w:rsidRDefault="00B90174" w:rsidP="00400933">
      <w:pPr>
        <w:spacing w:after="0"/>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2F4604" w:rsidP="00400933">
      <w:pPr>
        <w:spacing w:after="0"/>
        <w:rPr>
          <w:color w:val="000000" w:themeColor="text1"/>
        </w:rPr>
      </w:pPr>
      <w:r w:rsidRPr="00400933">
        <w:rPr>
          <w:noProof/>
          <w:color w:val="000000" w:themeColor="text1"/>
          <w:lang w:val="es-PY" w:eastAsia="es-PY"/>
        </w:rPr>
        <w:drawing>
          <wp:anchor distT="0" distB="0" distL="114300" distR="114300" simplePos="0" relativeHeight="251659264" behindDoc="1" locked="0" layoutInCell="1" allowOverlap="1">
            <wp:simplePos x="0" y="0"/>
            <wp:positionH relativeFrom="column">
              <wp:posOffset>-1082040</wp:posOffset>
            </wp:positionH>
            <wp:positionV relativeFrom="paragraph">
              <wp:posOffset>264160</wp:posOffset>
            </wp:positionV>
            <wp:extent cx="8688705" cy="3808095"/>
            <wp:effectExtent l="0" t="2438400" r="0" b="2421255"/>
            <wp:wrapTight wrapText="bothSides">
              <wp:wrapPolygon edited="0">
                <wp:start x="21595" y="-119"/>
                <wp:lineTo x="47" y="-119"/>
                <wp:lineTo x="47" y="21600"/>
                <wp:lineTo x="21595" y="21600"/>
                <wp:lineTo x="21595" y="-119"/>
              </wp:wrapPolygon>
            </wp:wrapTight>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688705" cy="3808095"/>
                    </a:xfrm>
                    <a:prstGeom prst="rect">
                      <a:avLst/>
                    </a:prstGeom>
                  </pic:spPr>
                </pic:pic>
              </a:graphicData>
            </a:graphic>
          </wp:anchor>
        </w:drawing>
      </w:r>
    </w:p>
    <w:p w:rsidR="00507031" w:rsidRDefault="00507031" w:rsidP="00400933">
      <w:pPr>
        <w:spacing w:after="0"/>
        <w:rPr>
          <w:color w:val="000000" w:themeColor="text1"/>
        </w:rPr>
      </w:pPr>
    </w:p>
    <w:p w:rsidR="00507031" w:rsidRDefault="00507031" w:rsidP="006A6A78">
      <w:pPr>
        <w:spacing w:after="0"/>
        <w:ind w:left="1416" w:firstLine="708"/>
        <w:rPr>
          <w:color w:val="000000" w:themeColor="text1"/>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DB73E6" w:rsidRPr="008749FC" w:rsidRDefault="00DB73E6" w:rsidP="00B70575">
      <w:pPr>
        <w:spacing w:after="0"/>
        <w:ind w:left="2832" w:firstLine="708"/>
        <w:rPr>
          <w:sz w:val="18"/>
          <w:szCs w:val="18"/>
        </w:rPr>
      </w:pPr>
      <w:bookmarkStart w:id="304" w:name="_Ref429542987"/>
      <w:commentRangeStart w:id="305"/>
      <w:r w:rsidRPr="008749FC">
        <w:rPr>
          <w:b/>
          <w:color w:val="000000" w:themeColor="text1"/>
          <w:sz w:val="18"/>
          <w:szCs w:val="18"/>
        </w:rPr>
        <w:lastRenderedPageBreak/>
        <w:t xml:space="preserve">Figura </w:t>
      </w:r>
      <w:r w:rsidR="00F95A0F" w:rsidRPr="008749FC">
        <w:rPr>
          <w:b/>
          <w:color w:val="000000" w:themeColor="text1"/>
          <w:sz w:val="18"/>
          <w:szCs w:val="18"/>
        </w:rPr>
        <w:fldChar w:fldCharType="begin"/>
      </w:r>
      <w:r w:rsidRPr="008749FC">
        <w:rPr>
          <w:b/>
          <w:color w:val="000000" w:themeColor="text1"/>
          <w:sz w:val="18"/>
          <w:szCs w:val="18"/>
        </w:rPr>
        <w:instrText xml:space="preserve"> SEQ Figura \* ARABIC </w:instrText>
      </w:r>
      <w:r w:rsidR="00F95A0F" w:rsidRPr="008749FC">
        <w:rPr>
          <w:b/>
          <w:color w:val="000000" w:themeColor="text1"/>
          <w:sz w:val="18"/>
          <w:szCs w:val="18"/>
        </w:rPr>
        <w:fldChar w:fldCharType="separate"/>
      </w:r>
      <w:ins w:id="306" w:author="Ivan Lopez" w:date="2015-09-11T19:00:00Z">
        <w:r w:rsidR="00635E73">
          <w:rPr>
            <w:b/>
            <w:noProof/>
            <w:color w:val="000000" w:themeColor="text1"/>
            <w:sz w:val="18"/>
            <w:szCs w:val="18"/>
          </w:rPr>
          <w:t>2</w:t>
        </w:r>
      </w:ins>
      <w:r w:rsidR="00F95A0F" w:rsidRPr="008749FC">
        <w:rPr>
          <w:b/>
          <w:color w:val="000000" w:themeColor="text1"/>
          <w:sz w:val="18"/>
          <w:szCs w:val="18"/>
        </w:rPr>
        <w:fldChar w:fldCharType="end"/>
      </w:r>
      <w:bookmarkEnd w:id="304"/>
      <w:r w:rsidRPr="008749FC">
        <w:rPr>
          <w:color w:val="000000" w:themeColor="text1"/>
          <w:sz w:val="18"/>
          <w:szCs w:val="18"/>
        </w:rPr>
        <w:t xml:space="preserve"> </w:t>
      </w:r>
      <w:proofErr w:type="spellStart"/>
      <w:r w:rsidRPr="008749FC">
        <w:rPr>
          <w:color w:val="000000" w:themeColor="text1"/>
          <w:sz w:val="18"/>
          <w:szCs w:val="18"/>
        </w:rPr>
        <w:t>Metamodelo</w:t>
      </w:r>
      <w:proofErr w:type="spellEnd"/>
      <w:r w:rsidRPr="008749FC">
        <w:rPr>
          <w:color w:val="000000" w:themeColor="text1"/>
          <w:sz w:val="18"/>
          <w:szCs w:val="18"/>
        </w:rPr>
        <w:t xml:space="preserve"> de contenido y </w:t>
      </w:r>
      <w:commentRangeEnd w:id="305"/>
      <w:r w:rsidRPr="008749FC">
        <w:rPr>
          <w:color w:val="000000" w:themeColor="text1"/>
          <w:sz w:val="18"/>
          <w:szCs w:val="18"/>
        </w:rPr>
        <w:t>estructura</w:t>
      </w:r>
      <w:r w:rsidRPr="008749FC">
        <w:rPr>
          <w:rStyle w:val="Refdecomentario"/>
          <w:bCs/>
          <w:sz w:val="18"/>
          <w:szCs w:val="18"/>
        </w:rPr>
        <w:commentReference w:id="305"/>
      </w:r>
    </w:p>
    <w:bookmarkEnd w:id="295"/>
    <w:p w:rsidR="00A15776" w:rsidRDefault="00A15776" w:rsidP="00400933">
      <w:pPr>
        <w:pStyle w:val="Epgrafe"/>
        <w:rPr>
          <w:b w:val="0"/>
          <w:color w:val="000000" w:themeColor="text1"/>
        </w:rPr>
      </w:pPr>
    </w:p>
    <w:p w:rsidR="004447A8" w:rsidRDefault="004447A8" w:rsidP="00B70575">
      <w:pPr>
        <w:spacing w:after="0"/>
        <w:jc w:val="both"/>
      </w:pPr>
      <w:r>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t>MoWebA</w:t>
      </w:r>
      <w:proofErr w:type="spellEnd"/>
      <w:r w:rsidR="00EE209E">
        <w:t xml:space="preserve"> con sus respectivas propiedades</w:t>
      </w:r>
      <w:r>
        <w:t>.</w:t>
      </w:r>
    </w:p>
    <w:p w:rsidR="004447A8" w:rsidRDefault="004447A8" w:rsidP="00865E0E">
      <w:pPr>
        <w:spacing w:after="0"/>
        <w:rPr>
          <w:b/>
        </w:rPr>
      </w:pPr>
    </w:p>
    <w:p w:rsidR="00865E0E" w:rsidRDefault="0098637B" w:rsidP="00865E0E">
      <w:pPr>
        <w:spacing w:after="0"/>
        <w:rPr>
          <w:ins w:id="307" w:author="Ivan Lopez" w:date="2015-06-23T16:13:00Z"/>
          <w:b/>
        </w:rPr>
      </w:pPr>
      <w:ins w:id="308" w:author="Ivan Lopez" w:date="2015-09-10T17:37:00Z">
        <w:r>
          <w:rPr>
            <w:b/>
          </w:rPr>
          <w:t>4</w:t>
        </w:r>
      </w:ins>
      <w:ins w:id="309" w:author="Ivan Lopez" w:date="2015-06-23T16:13:00Z">
        <w:r>
          <w:rPr>
            <w:b/>
          </w:rPr>
          <w:t>.</w:t>
        </w:r>
      </w:ins>
      <w:ins w:id="310" w:author="Ivan Lopez" w:date="2015-09-10T17:37:00Z">
        <w:r>
          <w:rPr>
            <w:b/>
          </w:rPr>
          <w:t>2</w:t>
        </w:r>
      </w:ins>
      <w:ins w:id="311" w:author="Ivan Lopez" w:date="2015-06-23T16:13:00Z">
        <w:r>
          <w:rPr>
            <w:b/>
          </w:rPr>
          <w:t>.</w:t>
        </w:r>
      </w:ins>
      <w:ins w:id="312" w:author="Ivan Lopez" w:date="2015-09-10T17:43:00Z">
        <w:r w:rsidR="00D93F2C">
          <w:rPr>
            <w:b/>
          </w:rPr>
          <w:t>1.1</w:t>
        </w:r>
      </w:ins>
      <w:ins w:id="313" w:author="Ivan Lopez" w:date="2015-06-23T16:13:00Z">
        <w:r w:rsidR="00865E0E">
          <w:rPr>
            <w:b/>
          </w:rPr>
          <w:t xml:space="preserve"> </w:t>
        </w:r>
        <w:commentRangeStart w:id="314"/>
        <w:proofErr w:type="spellStart"/>
        <w:r w:rsidR="00865E0E">
          <w:rPr>
            <w:b/>
          </w:rPr>
          <w:t>R</w:t>
        </w:r>
        <w:r w:rsidR="00865E0E" w:rsidRPr="004312FC">
          <w:rPr>
            <w:b/>
          </w:rPr>
          <w:t>ichAutoSuggest</w:t>
        </w:r>
        <w:commentRangeEnd w:id="314"/>
        <w:proofErr w:type="spellEnd"/>
        <w:r w:rsidR="00865E0E">
          <w:rPr>
            <w:rStyle w:val="Refdecomentario"/>
          </w:rPr>
          <w:commentReference w:id="314"/>
        </w:r>
      </w:ins>
    </w:p>
    <w:p w:rsidR="00865E0E" w:rsidRDefault="00865E0E" w:rsidP="00865E0E">
      <w:pPr>
        <w:spacing w:after="0"/>
        <w:rPr>
          <w:ins w:id="315" w:author="Ivan Lopez" w:date="2015-06-23T16:13:00Z"/>
        </w:rPr>
      </w:pPr>
    </w:p>
    <w:p w:rsidR="001C365C" w:rsidRDefault="00865E0E" w:rsidP="00B70575">
      <w:pPr>
        <w:spacing w:after="0"/>
        <w:jc w:val="both"/>
      </w:pPr>
      <w:ins w:id="316" w:author="Ivan Lopez" w:date="2015-06-23T16:13:00Z">
        <w:r>
          <w:t>Este elemento de interfaz enriquecido</w:t>
        </w:r>
      </w:ins>
      <w:ins w:id="317" w:author="marcazal" w:date="2015-09-06T18:20:00Z">
        <w:r w:rsidR="009D5F62">
          <w:t xml:space="preserve"> de entrada</w:t>
        </w:r>
      </w:ins>
      <w:ins w:id="318" w:author="Ivan Lopez" w:date="2015-06-23T16:13:00Z">
        <w:r>
          <w:t xml:space="preserve">, contiene </w:t>
        </w:r>
        <w:del w:id="319" w:author="marcazal" w:date="2015-09-06T15:24:00Z">
          <w:r w:rsidDel="00691A10">
            <w:delText xml:space="preserve">los valores etiquetados </w:delText>
          </w:r>
          <w:r w:rsidRPr="004312FC" w:rsidDel="00691A10">
            <w:rPr>
              <w:i/>
            </w:rPr>
            <w:delText>localDictionary</w:delText>
          </w:r>
          <w:r w:rsidDel="00691A10">
            <w:delText xml:space="preserve"> y</w:delText>
          </w:r>
        </w:del>
      </w:ins>
      <w:ins w:id="320" w:author="marcazal" w:date="2015-09-06T15:24:00Z">
        <w:r w:rsidR="00691A10">
          <w:t>al atributo</w:t>
        </w:r>
      </w:ins>
      <w:ins w:id="321" w:author="Ivan Lopez" w:date="2015-06-23T16:13:00Z">
        <w:r>
          <w:t xml:space="preserve"> </w:t>
        </w:r>
        <w:proofErr w:type="spellStart"/>
        <w:r w:rsidRPr="004312FC">
          <w:rPr>
            <w:i/>
          </w:rPr>
          <w:t>source</w:t>
        </w:r>
        <w:proofErr w:type="spellEnd"/>
        <w:r>
          <w:t xml:space="preserve">. </w:t>
        </w:r>
      </w:ins>
      <w:r w:rsidR="00691A10">
        <w:t xml:space="preserve">Este atributo tiene una doble funcionalidad. Una de ellas es permitir definir en </w:t>
      </w:r>
      <w:del w:id="322" w:author="Ivan Lopez" w:date="2015-09-11T15:50:00Z">
        <w:r w:rsidR="00691A10" w:rsidDel="00740F87">
          <w:delText>el</w:delText>
        </w:r>
      </w:del>
      <w:ins w:id="323" w:author="Ivan Lopez" w:date="2015-09-11T15:50:00Z">
        <w:r w:rsidR="00740F87">
          <w:t>él</w:t>
        </w:r>
      </w:ins>
      <w:r w:rsidR="00691A10">
        <w:t>,</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Por ejemplo, para el campo País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740F87" w:rsidP="009B2B39">
      <w:pPr>
        <w:spacing w:after="0"/>
        <w:ind w:left="1416"/>
        <w:rPr>
          <w:color w:val="4F81BD" w:themeColor="accent1"/>
          <w:lang w:val="en-US"/>
        </w:rPr>
      </w:pPr>
      <w:ins w:id="324"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ind w:left="1416"/>
        <w:rPr>
          <w:lang w:val="en-US"/>
        </w:rPr>
      </w:pPr>
      <w:ins w:id="325"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Paraguay</w:t>
      </w:r>
      <w:r w:rsidR="00B97AD4" w:rsidRPr="006A6A78">
        <w:rPr>
          <w:color w:val="4F81BD" w:themeColor="accent1"/>
          <w:lang w:val="en-US"/>
        </w:rPr>
        <w:t>&lt;/name&gt;</w:t>
      </w:r>
    </w:p>
    <w:p w:rsidR="00B97AD4" w:rsidRPr="006A6A78" w:rsidRDefault="00740F87" w:rsidP="001E2D0A">
      <w:pPr>
        <w:spacing w:after="0"/>
        <w:ind w:left="708" w:firstLine="708"/>
        <w:rPr>
          <w:color w:val="4F81BD" w:themeColor="accent1"/>
          <w:lang w:val="en-US"/>
        </w:rPr>
      </w:pPr>
      <w:ins w:id="326" w:author="Ivan Lopez" w:date="2015-09-11T15:52:00Z">
        <w:r>
          <w:rPr>
            <w:color w:val="4F81BD" w:themeColor="accent1"/>
            <w:lang w:val="en-US"/>
          </w:rPr>
          <w:t xml:space="preserve">  </w:t>
        </w:r>
      </w:ins>
      <w:r w:rsidR="00B97AD4" w:rsidRPr="006A6A78">
        <w:rPr>
          <w:color w:val="4F81BD" w:themeColor="accent1"/>
          <w:lang w:val="en-US"/>
        </w:rPr>
        <w:t>&lt;/tag&gt;</w:t>
      </w:r>
    </w:p>
    <w:p w:rsidR="00B97AD4" w:rsidRPr="006A6A78" w:rsidRDefault="00740F87" w:rsidP="001E2D0A">
      <w:pPr>
        <w:spacing w:after="0"/>
        <w:rPr>
          <w:color w:val="4F81BD" w:themeColor="accent1"/>
          <w:lang w:val="en-US"/>
        </w:rPr>
      </w:pPr>
      <w:ins w:id="327" w:author="Ivan Lopez" w:date="2015-09-11T15:52: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ins w:id="328" w:author="Ivan Lopez" w:date="2015-09-11T15:52:00Z">
        <w:r>
          <w:rPr>
            <w:color w:val="4F81BD" w:themeColor="accent1"/>
            <w:lang w:val="en-US"/>
          </w:rPr>
          <w:t xml:space="preserve">                                 </w:t>
        </w:r>
      </w:ins>
      <w:ins w:id="329"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Portugal</w:t>
      </w:r>
      <w:r w:rsidR="00B97AD4" w:rsidRPr="006A6A78">
        <w:rPr>
          <w:color w:val="4F81BD" w:themeColor="accent1"/>
          <w:lang w:val="en-US"/>
        </w:rPr>
        <w:t>&lt;/name&gt;</w:t>
      </w:r>
    </w:p>
    <w:p w:rsidR="00B97AD4" w:rsidRPr="006A6A78" w:rsidRDefault="00740F87" w:rsidP="001E2D0A">
      <w:pPr>
        <w:spacing w:after="0"/>
        <w:rPr>
          <w:color w:val="4F81BD" w:themeColor="accent1"/>
          <w:lang w:val="en-US"/>
        </w:rPr>
      </w:pPr>
      <w:ins w:id="330" w:author="Ivan Lopez" w:date="2015-09-11T15:52:00Z">
        <w:r>
          <w:rPr>
            <w:color w:val="4F81BD" w:themeColor="accent1"/>
            <w:lang w:val="en-US"/>
          </w:rPr>
          <w:t xml:space="preserve">                             </w:t>
        </w:r>
      </w:ins>
      <w:ins w:id="331" w:author="Ivan Lopez" w:date="2015-09-11T15:53:00Z">
        <w:r>
          <w:rPr>
            <w:color w:val="4F81BD" w:themeColor="accent1"/>
            <w:lang w:val="en-US"/>
          </w:rPr>
          <w:t xml:space="preserve"> </w:t>
        </w:r>
      </w:ins>
      <w:r w:rsidR="00B97AD4" w:rsidRPr="006A6A78">
        <w:rPr>
          <w:color w:val="4F81BD" w:themeColor="accent1"/>
          <w:lang w:val="en-US"/>
        </w:rPr>
        <w:t>&lt;/tag&gt;</w:t>
      </w:r>
    </w:p>
    <w:p w:rsidR="00B97AD4" w:rsidRPr="006A6A78" w:rsidRDefault="00740F87" w:rsidP="001E2D0A">
      <w:pPr>
        <w:spacing w:after="0"/>
        <w:rPr>
          <w:color w:val="4F81BD" w:themeColor="accent1"/>
          <w:lang w:val="en-US"/>
        </w:rPr>
      </w:pPr>
      <w:ins w:id="332" w:author="Ivan Lopez" w:date="2015-09-11T15:52:00Z">
        <w:r>
          <w:rPr>
            <w:color w:val="4F81BD" w:themeColor="accent1"/>
            <w:lang w:val="en-US"/>
          </w:rPr>
          <w:t xml:space="preserve">                             </w:t>
        </w:r>
      </w:ins>
      <w:ins w:id="333"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ins w:id="334"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name&gt;</w:t>
      </w:r>
      <w:proofErr w:type="spellStart"/>
      <w:proofErr w:type="gramEnd"/>
      <w:r w:rsidR="00B97AD4">
        <w:rPr>
          <w:lang w:val="en-US"/>
        </w:rPr>
        <w:t>Paquistan</w:t>
      </w:r>
      <w:proofErr w:type="spellEnd"/>
      <w:r w:rsidR="00B97AD4" w:rsidRPr="006A6A78">
        <w:rPr>
          <w:color w:val="4F81BD" w:themeColor="accent1"/>
          <w:lang w:val="en-US"/>
        </w:rPr>
        <w:t>&lt;/name&gt;</w:t>
      </w:r>
    </w:p>
    <w:p w:rsidR="00B97AD4" w:rsidRPr="006A6A78" w:rsidRDefault="00740F87" w:rsidP="001E2D0A">
      <w:pPr>
        <w:spacing w:after="0"/>
        <w:rPr>
          <w:color w:val="4F81BD" w:themeColor="accent1"/>
          <w:lang w:val="en-US"/>
        </w:rPr>
      </w:pPr>
      <w:ins w:id="335" w:author="Ivan Lopez" w:date="2015-09-11T15:53:00Z">
        <w:r>
          <w:rPr>
            <w:color w:val="4F81BD" w:themeColor="accent1"/>
            <w:lang w:val="en-US"/>
          </w:rPr>
          <w:t xml:space="preserve">                              </w:t>
        </w:r>
      </w:ins>
      <w:r w:rsidR="00B97AD4" w:rsidRPr="006A6A78">
        <w:rPr>
          <w:color w:val="4F81BD" w:themeColor="accent1"/>
          <w:lang w:val="en-US"/>
        </w:rPr>
        <w:t>&lt;/tag&gt;</w:t>
      </w:r>
    </w:p>
    <w:p w:rsidR="001C365C" w:rsidRPr="006A6A78" w:rsidRDefault="00740F87" w:rsidP="001E2D0A">
      <w:pPr>
        <w:spacing w:after="0"/>
        <w:rPr>
          <w:lang w:val="en-US"/>
        </w:rPr>
      </w:pPr>
      <w:ins w:id="336" w:author="Ivan Lopez" w:date="2015-09-11T15:53:00Z">
        <w:r>
          <w:rPr>
            <w:lang w:val="en-US"/>
          </w:rPr>
          <w:t xml:space="preserve">                                   </w:t>
        </w:r>
      </w:ins>
      <w:r w:rsidR="00B97AD4" w:rsidRPr="006A6A78">
        <w:rPr>
          <w:lang w:val="en-US"/>
        </w:rPr>
        <w:t>.</w:t>
      </w:r>
    </w:p>
    <w:p w:rsidR="00B97AD4" w:rsidRPr="006A6A78" w:rsidRDefault="00740F87" w:rsidP="001E2D0A">
      <w:pPr>
        <w:spacing w:after="0"/>
        <w:rPr>
          <w:lang w:val="en-US"/>
        </w:rPr>
      </w:pPr>
      <w:ins w:id="337" w:author="Ivan Lopez" w:date="2015-09-11T15:53:00Z">
        <w:r>
          <w:rPr>
            <w:lang w:val="en-US"/>
          </w:rPr>
          <w:t xml:space="preserve">                                   </w:t>
        </w:r>
      </w:ins>
      <w:r w:rsidR="00B97AD4" w:rsidRPr="006A6A78">
        <w:rPr>
          <w:lang w:val="en-US"/>
        </w:rPr>
        <w:t>.</w:t>
      </w:r>
    </w:p>
    <w:p w:rsidR="00B97AD4" w:rsidRPr="006A6A78" w:rsidRDefault="00740F87" w:rsidP="001E2D0A">
      <w:pPr>
        <w:spacing w:after="0"/>
        <w:rPr>
          <w:lang w:val="en-US"/>
        </w:rPr>
      </w:pPr>
      <w:ins w:id="338" w:author="Ivan Lopez" w:date="2015-09-11T15:53:00Z">
        <w:r>
          <w:rPr>
            <w:lang w:val="en-US"/>
          </w:rPr>
          <w:t xml:space="preserve">                                   </w:t>
        </w:r>
      </w:ins>
      <w:r w:rsidR="00B97AD4" w:rsidRPr="006A6A78">
        <w:rPr>
          <w:lang w:val="en-US"/>
        </w:rPr>
        <w:t>.</w:t>
      </w:r>
    </w:p>
    <w:p w:rsidR="00B97AD4" w:rsidRPr="006A6A78" w:rsidRDefault="00740F87" w:rsidP="001E2D0A">
      <w:pPr>
        <w:spacing w:after="0"/>
        <w:rPr>
          <w:color w:val="4F81BD" w:themeColor="accent1"/>
          <w:lang w:val="en-US"/>
        </w:rPr>
      </w:pPr>
      <w:ins w:id="339" w:author="Ivan Lopez" w:date="2015-09-11T15:53:00Z">
        <w:r>
          <w:rPr>
            <w:color w:val="4F81BD" w:themeColor="accent1"/>
            <w:lang w:val="en-US"/>
          </w:rPr>
          <w:t xml:space="preserve">                              </w:t>
        </w:r>
      </w:ins>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A822CD" w:rsidRDefault="00740F87" w:rsidP="001E2D0A">
      <w:pPr>
        <w:spacing w:after="0"/>
        <w:rPr>
          <w:lang w:val="en-US"/>
        </w:rPr>
      </w:pPr>
      <w:ins w:id="340" w:author="Ivan Lopez" w:date="2015-09-11T15:53:00Z">
        <w:r>
          <w:rPr>
            <w:color w:val="4F81BD" w:themeColor="accent1"/>
            <w:lang w:val="en-US"/>
          </w:rPr>
          <w:t xml:space="preserve">                             </w:t>
        </w:r>
      </w:ins>
      <w:ins w:id="341" w:author="Ivan Lopez" w:date="2015-09-11T15:54:00Z">
        <w:r>
          <w:rPr>
            <w:color w:val="4F81BD" w:themeColor="accent1"/>
            <w:lang w:val="en-US"/>
          </w:rPr>
          <w:t xml:space="preserve">    </w:t>
        </w:r>
      </w:ins>
      <w:r w:rsidR="000705AC" w:rsidRPr="000705AC">
        <w:rPr>
          <w:color w:val="4F81BD" w:themeColor="accent1"/>
          <w:lang w:val="en-US"/>
        </w:rPr>
        <w:t>&lt;</w:t>
      </w:r>
      <w:proofErr w:type="gramStart"/>
      <w:r w:rsidR="000705AC" w:rsidRPr="000705AC">
        <w:rPr>
          <w:color w:val="4F81BD" w:themeColor="accent1"/>
          <w:lang w:val="en-US"/>
        </w:rPr>
        <w:t>name</w:t>
      </w:r>
      <w:proofErr w:type="gramEnd"/>
      <w:r w:rsidR="000705AC" w:rsidRPr="000705AC">
        <w:rPr>
          <w:color w:val="4F81BD" w:themeColor="accent1"/>
          <w:lang w:val="en-US"/>
        </w:rPr>
        <w:t>&gt;</w:t>
      </w:r>
      <w:del w:id="342" w:author="Ivan Lopez" w:date="2015-09-11T15:54:00Z">
        <w:r w:rsidR="000705AC" w:rsidRPr="000705AC" w:rsidDel="00740F87">
          <w:rPr>
            <w:lang w:val="en-US"/>
          </w:rPr>
          <w:delText>…</w:delText>
        </w:r>
      </w:del>
      <w:ins w:id="343" w:author="Ivan Lopez" w:date="2015-09-11T15:54:00Z">
        <w:r>
          <w:rPr>
            <w:lang w:val="en-US"/>
          </w:rPr>
          <w:t>. . .</w:t>
        </w:r>
      </w:ins>
      <w:r w:rsidR="000705AC" w:rsidRPr="000705AC">
        <w:rPr>
          <w:color w:val="4F81BD" w:themeColor="accent1"/>
          <w:lang w:val="en-US"/>
        </w:rPr>
        <w:t>&lt;/name&gt;</w:t>
      </w:r>
    </w:p>
    <w:p w:rsidR="00B97AD4" w:rsidRPr="00A822CD" w:rsidRDefault="00740F87" w:rsidP="001E2D0A">
      <w:pPr>
        <w:spacing w:after="0"/>
        <w:rPr>
          <w:color w:val="4F81BD" w:themeColor="accent1"/>
          <w:lang w:val="en-US"/>
        </w:rPr>
      </w:pPr>
      <w:ins w:id="344" w:author="Ivan Lopez" w:date="2015-09-11T15:54:00Z">
        <w:r>
          <w:rPr>
            <w:color w:val="4F81BD" w:themeColor="accent1"/>
            <w:lang w:val="en-US"/>
          </w:rPr>
          <w:t xml:space="preserve">   </w:t>
        </w:r>
        <w:r>
          <w:rPr>
            <w:color w:val="4F81BD" w:themeColor="accent1"/>
            <w:lang w:val="en-US"/>
          </w:rPr>
          <w:tab/>
        </w:r>
        <w:r>
          <w:rPr>
            <w:color w:val="4F81BD" w:themeColor="accent1"/>
            <w:lang w:val="en-US"/>
          </w:rPr>
          <w:tab/>
          <w:t xml:space="preserve"> </w:t>
        </w:r>
      </w:ins>
      <w:ins w:id="345" w:author="Ivan Lopez" w:date="2015-09-11T15:55:00Z">
        <w:r>
          <w:rPr>
            <w:color w:val="4F81BD" w:themeColor="accent1"/>
            <w:lang w:val="en-US"/>
          </w:rPr>
          <w:t xml:space="preserve"> </w:t>
        </w:r>
      </w:ins>
      <w:r w:rsidR="000705AC" w:rsidRPr="000705AC">
        <w:rPr>
          <w:color w:val="4F81BD" w:themeColor="accent1"/>
          <w:lang w:val="en-US"/>
        </w:rPr>
        <w:t>&lt;/tag&gt;</w:t>
      </w:r>
    </w:p>
    <w:p w:rsidR="009539A5" w:rsidRPr="00A822CD" w:rsidRDefault="00740F87" w:rsidP="001E2D0A">
      <w:pPr>
        <w:spacing w:after="0"/>
        <w:rPr>
          <w:color w:val="4F81BD" w:themeColor="accent1"/>
          <w:lang w:val="en-US"/>
        </w:rPr>
      </w:pPr>
      <w:ins w:id="346" w:author="Ivan Lopez" w:date="2015-09-11T15:55:00Z">
        <w:r>
          <w:rPr>
            <w:color w:val="4F81BD" w:themeColor="accent1"/>
            <w:lang w:val="en-US"/>
          </w:rPr>
          <w:t xml:space="preserve">                           </w:t>
        </w:r>
      </w:ins>
      <w:r w:rsidR="000705AC" w:rsidRPr="000705AC">
        <w:rPr>
          <w:color w:val="4F81BD" w:themeColor="accent1"/>
          <w:lang w:val="en-US"/>
        </w:rPr>
        <w:t>&lt;/tags&gt;</w:t>
      </w:r>
    </w:p>
    <w:p w:rsidR="00B97AD4" w:rsidRPr="00A822CD" w:rsidRDefault="00B97AD4" w:rsidP="00865E0E">
      <w:pPr>
        <w:spacing w:after="0"/>
        <w:rPr>
          <w:lang w:val="en-US"/>
        </w:rPr>
      </w:pPr>
    </w:p>
    <w:p w:rsidR="00865E0E" w:rsidDel="009E7593" w:rsidRDefault="009539A5" w:rsidP="00BE3475">
      <w:pPr>
        <w:spacing w:after="0"/>
        <w:jc w:val="both"/>
        <w:rPr>
          <w:ins w:id="347" w:author="Ivan Lopez" w:date="2015-06-23T16:13:00Z"/>
          <w:del w:id="348" w:author="marcazal" w:date="2015-06-24T08:34:00Z"/>
        </w:rPr>
      </w:pPr>
      <w:r>
        <w:t xml:space="preserve">También es posible obtener el listado de palabras desde el modelo de datos de </w:t>
      </w:r>
      <w:proofErr w:type="spellStart"/>
      <w: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ins w:id="349" w:author="Ivan Lopez" w:date="2015-06-23T16:13:00Z">
        <w:del w:id="350" w:author="marcazal" w:date="2015-09-06T17:02:00Z">
          <w:r w:rsidR="00865E0E" w:rsidDel="009539A5">
            <w:delText xml:space="preserve">El primero corresponde a una enumeración que permite definir </w:delText>
          </w:r>
          <w:commentRangeStart w:id="351"/>
          <w:r w:rsidR="00865E0E" w:rsidDel="009539A5">
            <w:delText>al diccionario de sugerencias</w:delText>
          </w:r>
          <w:commentRangeEnd w:id="351"/>
          <w:r w:rsidR="00865E0E" w:rsidDel="009539A5">
            <w:rPr>
              <w:rStyle w:val="Refdecomentario"/>
            </w:rPr>
            <w:commentReference w:id="351"/>
          </w:r>
          <w:r w:rsidR="00865E0E" w:rsidDel="009539A5">
            <w:delText xml:space="preserve"> en un archivo en formato .</w:delText>
          </w:r>
          <w:r w:rsidR="00865E0E" w:rsidRPr="004312FC" w:rsidDel="009539A5">
            <w:rPr>
              <w:i/>
            </w:rPr>
            <w:delText>xml</w:delText>
          </w:r>
          <w:r w:rsidR="00865E0E" w:rsidDel="009539A5">
            <w:delText xml:space="preserve"> o bien definir el listado de sugerencias en el mismo diagrama de clases en un formato de cadenas de sugerencias separado por </w:delText>
          </w:r>
          <w:commentRangeStart w:id="352"/>
          <w:r w:rsidR="00865E0E" w:rsidDel="009539A5">
            <w:delText>comas</w:delText>
          </w:r>
          <w:commentRangeEnd w:id="352"/>
          <w:r w:rsidR="00865E0E" w:rsidDel="009539A5">
            <w:rPr>
              <w:rStyle w:val="Refdecomentario"/>
            </w:rPr>
            <w:commentReference w:id="352"/>
          </w:r>
          <w:r w:rsidR="00865E0E" w:rsidDel="009539A5">
            <w:delText xml:space="preserve">. </w:delText>
          </w:r>
        </w:del>
        <w:del w:id="353" w:author="marcazal" w:date="2015-09-06T17:03:00Z">
          <w:r w:rsidR="00865E0E" w:rsidDel="009539A5">
            <w:delText xml:space="preserve">El valor etiquetado </w:delText>
          </w:r>
          <w:r w:rsidR="00865E0E" w:rsidRPr="00756E1F" w:rsidDel="009539A5">
            <w:rPr>
              <w:i/>
            </w:rPr>
            <w:delText>source</w:delText>
          </w:r>
          <w:r w:rsidR="00865E0E" w:rsidDel="009539A5">
            <w:delText xml:space="preserve"> será completado de acuerdo a lo definido en la enumeración anterior. En el caso de estar definido </w:delText>
          </w:r>
          <w:r w:rsidR="00865E0E" w:rsidDel="009539A5">
            <w:lastRenderedPageBreak/>
            <w:delText xml:space="preserve">con el valor </w:delText>
          </w:r>
          <w:r w:rsidR="00865E0E" w:rsidRPr="004312FC" w:rsidDel="009539A5">
            <w:rPr>
              <w:i/>
            </w:rPr>
            <w:delText>definedInTheModel</w:delText>
          </w:r>
          <w:r w:rsidR="00865E0E" w:rsidDel="009539A5">
            <w:delText xml:space="preserve">, entonces </w:delText>
          </w:r>
          <w:r w:rsidR="00865E0E" w:rsidRPr="004312FC" w:rsidDel="009539A5">
            <w:rPr>
              <w:i/>
            </w:rPr>
            <w:delText>source</w:delText>
          </w:r>
          <w:r w:rsidR="00865E0E" w:rsidDel="009539A5">
            <w:delText xml:space="preserve"> que es del tipo </w:delText>
          </w:r>
          <w:r w:rsidR="00865E0E" w:rsidRPr="004312FC" w:rsidDel="009539A5">
            <w:rPr>
              <w:i/>
            </w:rPr>
            <w:delText>string</w:delText>
          </w:r>
          <w:r w:rsidR="00865E0E" w:rsidDel="009539A5">
            <w:delText xml:space="preserve">, contendrá un conjunto de palabras correspondiente a las sugerencias separadas entre comas. Si en la enumeración está definido el valor  </w:delText>
          </w:r>
          <w:r w:rsidR="00865E0E" w:rsidRPr="00756E1F" w:rsidDel="009539A5">
            <w:rPr>
              <w:i/>
            </w:rPr>
            <w:delText>definedInAFile</w:delText>
          </w:r>
          <w:r w:rsidR="00865E0E" w:rsidDel="009539A5">
            <w:delText xml:space="preserve">, entonces el diccionario  de palabras está definido en un archivo xml y en valor etiquetado </w:delText>
          </w:r>
          <w:r w:rsidR="00865E0E" w:rsidRPr="00CA2951" w:rsidDel="009539A5">
            <w:rPr>
              <w:i/>
            </w:rPr>
            <w:delText>source</w:delText>
          </w:r>
          <w:r w:rsidR="00865E0E" w:rsidDel="009539A5">
            <w:rPr>
              <w:i/>
            </w:rPr>
            <w:delText xml:space="preserve">  </w:delText>
          </w:r>
          <w:r w:rsidR="00865E0E" w:rsidDel="009539A5">
            <w:delText xml:space="preserve">se colocará la ruta en la cual se encuentra el archivo de palabras. </w:delText>
          </w:r>
        </w:del>
        <w:r w:rsidR="00865E0E">
          <w:t xml:space="preserve">En la </w:t>
        </w:r>
      </w:ins>
      <w:ins w:id="354" w:author="marcazal" w:date="2015-09-09T06:23:00Z">
        <w:r w:rsidR="00F95A0F">
          <w:fldChar w:fldCharType="begin"/>
        </w:r>
        <w:r w:rsidR="00D351D4">
          <w:instrText xml:space="preserve"> REF _Ref429543136 \h </w:instrText>
        </w:r>
      </w:ins>
      <w:r w:rsidR="00762CDB">
        <w:instrText xml:space="preserve"> \* MERGEFORMAT </w:instrText>
      </w:r>
      <w:r w:rsidR="00F95A0F">
        <w:fldChar w:fldCharType="separate"/>
      </w:r>
      <w:ins w:id="355" w:author="marcazal" w:date="2015-09-09T06:23:00Z">
        <w:r w:rsidR="00D351D4" w:rsidRPr="00C438F6">
          <w:rPr>
            <w:color w:val="000000" w:themeColor="text1"/>
          </w:rPr>
          <w:t xml:space="preserve">Figura </w:t>
        </w:r>
        <w:r w:rsidR="00D351D4">
          <w:rPr>
            <w:noProof/>
            <w:color w:val="000000" w:themeColor="text1"/>
          </w:rPr>
          <w:t>3</w:t>
        </w:r>
        <w:r w:rsidR="00F95A0F">
          <w:fldChar w:fldCharType="end"/>
        </w:r>
      </w:ins>
      <w:ins w:id="356" w:author="marcazal" w:date="2015-09-08T19:45:00Z">
        <w:r w:rsidR="00023150">
          <w:t xml:space="preserve"> </w:t>
        </w:r>
      </w:ins>
      <w:ins w:id="357" w:author="Ivan Lopez" w:date="2015-06-23T16:13:00Z">
        <w:r w:rsidR="00865E0E">
          <w:t xml:space="preserve">se </w:t>
        </w:r>
      </w:ins>
      <w:ins w:id="358" w:author="marcazal" w:date="2015-09-06T18:10:00Z">
        <w:r w:rsidR="001223EB">
          <w:t>presenta</w:t>
        </w:r>
      </w:ins>
      <w:ins w:id="359" w:author="Ivan Lopez" w:date="2015-06-23T16:13:00Z">
        <w:del w:id="360" w:author="marcazal" w:date="2015-09-06T18:10:00Z">
          <w:r w:rsidR="00865E0E" w:rsidDel="001223EB">
            <w:delText>ve</w:delText>
          </w:r>
        </w:del>
        <w:r w:rsidR="00865E0E">
          <w:t xml:space="preserve"> </w:t>
        </w:r>
      </w:ins>
      <w:ins w:id="361" w:author="marcazal" w:date="2015-09-06T18:10:00Z">
        <w:r w:rsidR="001223EB">
          <w:t>un ejemplo d</w:t>
        </w:r>
      </w:ins>
      <w:ins w:id="362" w:author="Ivan Lopez" w:date="2015-06-23T16:13:00Z">
        <w:r w:rsidR="00865E0E">
          <w:t xml:space="preserve">el </w:t>
        </w:r>
        <w:r w:rsidR="00865E0E" w:rsidRPr="0029735E">
          <w:rPr>
            <w:i/>
          </w:rPr>
          <w:t>widget</w:t>
        </w:r>
        <w:del w:id="363" w:author="marcazal" w:date="2015-06-24T08:34:00Z">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B73623" w:rsidRDefault="001223EB" w:rsidP="00BE3475">
      <w:pPr>
        <w:spacing w:after="0"/>
        <w:jc w:val="both"/>
        <w:rPr>
          <w:ins w:id="364" w:author="marcazal" w:date="2015-09-06T18:35:00Z"/>
        </w:rPr>
      </w:pPr>
      <w:ins w:id="365" w:author="marcazal" w:date="2015-09-06T18:10:00Z">
        <w:r>
          <w:rPr>
            <w:b/>
          </w:rPr>
          <w:t xml:space="preserve"> </w:t>
        </w:r>
        <w:proofErr w:type="spellStart"/>
        <w:r w:rsidRPr="006A6A78">
          <w:rPr>
            <w:i/>
          </w:rPr>
          <w:t>RichAutoSuggest</w:t>
        </w:r>
        <w:proofErr w:type="spellEnd"/>
        <w:r w:rsidRPr="006A6A78">
          <w:t>.</w:t>
        </w:r>
      </w:ins>
    </w:p>
    <w:p w:rsidR="00C634AD" w:rsidRDefault="00C634AD">
      <w:pPr>
        <w:spacing w:after="0"/>
        <w:rPr>
          <w:ins w:id="366" w:author="marcazal" w:date="2015-09-06T18:35:00Z"/>
        </w:rPr>
      </w:pPr>
    </w:p>
    <w:p w:rsidR="00C634AD" w:rsidRDefault="007F2682" w:rsidP="006A6A78">
      <w:pPr>
        <w:spacing w:after="0"/>
        <w:jc w:val="center"/>
        <w:rPr>
          <w:ins w:id="367" w:author="marcazal" w:date="2015-09-06T18:36:00Z"/>
        </w:rPr>
      </w:pPr>
      <w:ins w:id="368" w:author="marcazal" w:date="2015-09-06T18:36:00Z">
        <w:r>
          <w:rPr>
            <w:noProof/>
            <w:lang w:val="es-PY" w:eastAsia="es-PY"/>
          </w:rPr>
          <w:drawing>
            <wp:inline distT="0" distB="0" distL="0" distR="0">
              <wp:extent cx="1646555" cy="1305601"/>
              <wp:effectExtent l="0" t="0" r="0" b="0"/>
              <wp:docPr id="5"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6555" cy="1305601"/>
                      </a:xfrm>
                      <a:prstGeom prst="rect">
                        <a:avLst/>
                      </a:prstGeom>
                    </pic:spPr>
                  </pic:pic>
                </a:graphicData>
              </a:graphic>
            </wp:inline>
          </w:drawing>
        </w:r>
      </w:ins>
    </w:p>
    <w:p w:rsidR="00C634AD" w:rsidRDefault="00F95A0F">
      <w:pPr>
        <w:spacing w:after="0"/>
        <w:rPr>
          <w:ins w:id="369" w:author="marcazal" w:date="2015-09-06T18:36:00Z"/>
        </w:rPr>
      </w:pPr>
      <w:ins w:id="370" w:author="Ivan Lopez" w:date="2015-06-23T16:13:00Z">
        <w:r w:rsidRPr="00F95A0F">
          <w:rPr>
            <w:noProof/>
          </w:rPr>
          <w:pict>
            <v:shapetype id="_x0000_t202" coordsize="21600,21600" o:spt="202" path="m,l,21600r21600,l21600,xe">
              <v:stroke joinstyle="miter"/>
              <v:path gradientshapeok="t" o:connecttype="rect"/>
            </v:shapetype>
            <v:shape id="Text Box 5" o:spid="_x0000_s1026" type="#_x0000_t202" style="position:absolute;margin-left:117.3pt;margin-top:1.5pt;width:180.5pt;height:21.5pt;z-index:251666432;visibility:visible" wrapcoords="-90 0 -90 20855 21600 20855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lNeAIAAAA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" stroked="f">
              <v:textbox inset="0,0,0,0">
                <w:txbxContent>
                  <w:p w:rsidR="007F2682" w:rsidRPr="00C438F6" w:rsidRDefault="007F2682" w:rsidP="00E92587">
                    <w:pPr>
                      <w:pStyle w:val="Epgrafe"/>
                      <w:rPr>
                        <w:noProof/>
                        <w:color w:val="000000" w:themeColor="text1"/>
                      </w:rPr>
                    </w:pPr>
                    <w:bookmarkStart w:id="371" w:name="_Ref429543136"/>
                    <w:ins w:id="372" w:author="Ivan Lopez" w:date="2015-09-09T17:48:00Z">
                      <w:r>
                        <w:rPr>
                          <w:color w:val="000000" w:themeColor="text1"/>
                        </w:rPr>
                        <w:t xml:space="preserve">                 </w:t>
                      </w:r>
                    </w:ins>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ins w:id="373" w:author="Ivan Lopez" w:date="2015-09-11T19:00:00Z">
                      <w:r>
                        <w:rPr>
                          <w:noProof/>
                          <w:color w:val="000000" w:themeColor="text1"/>
                        </w:rPr>
                        <w:t>3</w:t>
                      </w:r>
                    </w:ins>
                    <w:r w:rsidRPr="00C438F6">
                      <w:rPr>
                        <w:color w:val="000000" w:themeColor="text1"/>
                      </w:rPr>
                      <w:fldChar w:fldCharType="end"/>
                    </w:r>
                    <w:bookmarkEnd w:id="371"/>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374" w:author="marcazal" w:date="2015-06-23T23:53:00Z">
                      <w:r w:rsidRPr="006A6A78" w:rsidDel="0094719C">
                        <w:rPr>
                          <w:b w:val="0"/>
                          <w:i/>
                          <w:color w:val="000000" w:themeColor="text1"/>
                        </w:rPr>
                        <w:delText>RichAutoComplete</w:delText>
                      </w:r>
                    </w:del>
                    <w:proofErr w:type="spellStart"/>
                    <w:ins w:id="375" w:author="marcazal" w:date="2015-06-23T23:53:00Z">
                      <w:r w:rsidRPr="006A6A78">
                        <w:rPr>
                          <w:b w:val="0"/>
                          <w:i/>
                          <w:color w:val="000000" w:themeColor="text1"/>
                        </w:rPr>
                        <w:t>RichAutoSuggest</w:t>
                      </w:r>
                    </w:ins>
                    <w:proofErr w:type="spellEnd"/>
                  </w:p>
                </w:txbxContent>
              </v:textbox>
              <w10:wrap type="tight"/>
            </v:shape>
          </w:pict>
        </w:r>
      </w:ins>
      <w:ins w:id="376" w:author="Ivan Lopez" w:date="2015-09-09T17:48:00Z">
        <w:r w:rsidR="006E7AD5">
          <w:tab/>
        </w:r>
        <w:r w:rsidR="006E7AD5">
          <w:tab/>
        </w:r>
        <w:r w:rsidR="006E7AD5">
          <w:tab/>
        </w:r>
        <w:r w:rsidR="006E7AD5">
          <w:tab/>
        </w:r>
      </w:ins>
    </w:p>
    <w:p w:rsidR="001223EB" w:rsidRDefault="001223EB">
      <w:pPr>
        <w:spacing w:after="0"/>
        <w:rPr>
          <w:ins w:id="377" w:author="marcazal" w:date="2015-06-24T08:18:00Z"/>
          <w:b/>
        </w:rPr>
      </w:pPr>
    </w:p>
    <w:p w:rsidR="00865E0E" w:rsidRPr="00520F35" w:rsidRDefault="0098637B" w:rsidP="00865E0E">
      <w:pPr>
        <w:rPr>
          <w:ins w:id="378" w:author="Ivan Lopez" w:date="2015-06-23T16:13:00Z"/>
          <w:b/>
        </w:rPr>
      </w:pPr>
      <w:ins w:id="379" w:author="Ivan Lopez" w:date="2015-09-10T17:37:00Z">
        <w:r>
          <w:rPr>
            <w:b/>
          </w:rPr>
          <w:t>4</w:t>
        </w:r>
      </w:ins>
      <w:ins w:id="380" w:author="Ivan Lopez" w:date="2015-06-23T16:13:00Z">
        <w:r>
          <w:rPr>
            <w:b/>
          </w:rPr>
          <w:t>.</w:t>
        </w:r>
      </w:ins>
      <w:ins w:id="381" w:author="Ivan Lopez" w:date="2015-09-10T17:37:00Z">
        <w:r>
          <w:rPr>
            <w:b/>
          </w:rPr>
          <w:t>2</w:t>
        </w:r>
      </w:ins>
      <w:ins w:id="382" w:author="Ivan Lopez" w:date="2015-06-23T16:13:00Z">
        <w:r>
          <w:rPr>
            <w:b/>
          </w:rPr>
          <w:t>.</w:t>
        </w:r>
      </w:ins>
      <w:ins w:id="383" w:author="Ivan Lopez" w:date="2015-09-10T17:44:00Z">
        <w:r w:rsidR="00D93F2C">
          <w:rPr>
            <w:b/>
          </w:rPr>
          <w:t>1.2</w:t>
        </w:r>
      </w:ins>
      <w:ins w:id="384" w:author="Ivan Lopez" w:date="2015-06-23T16:13:00Z">
        <w:r w:rsidR="00865E0E">
          <w:rPr>
            <w:b/>
          </w:rPr>
          <w:t xml:space="preserve"> </w:t>
        </w:r>
        <w:proofErr w:type="spellStart"/>
        <w:r w:rsidR="00865E0E">
          <w:rPr>
            <w:b/>
          </w:rPr>
          <w:t>R</w:t>
        </w:r>
        <w:r w:rsidR="00865E0E" w:rsidRPr="00E66E80">
          <w:rPr>
            <w:b/>
          </w:rPr>
          <w:t>ichDatePicker</w:t>
        </w:r>
        <w:proofErr w:type="spellEnd"/>
      </w:ins>
    </w:p>
    <w:p w:rsidR="009E7593" w:rsidRDefault="00865E0E" w:rsidP="00B70575">
      <w:pPr>
        <w:jc w:val="both"/>
        <w:rPr>
          <w:ins w:id="385" w:author="marcazal" w:date="2015-06-24T08:35:00Z"/>
        </w:rPr>
      </w:pPr>
      <w:ins w:id="386" w:author="Ivan Lopez" w:date="2015-06-23T16:13:00Z">
        <w:r>
          <w:t xml:space="preserve">Este elemento de interfaz enriquecido </w:t>
        </w:r>
      </w:ins>
      <w:ins w:id="387" w:author="marcazal" w:date="2015-09-06T18:21:00Z">
        <w:r w:rsidR="009D5F62">
          <w:t xml:space="preserve">de entrada, </w:t>
        </w:r>
      </w:ins>
      <w:ins w:id="388" w:author="Ivan Lopez" w:date="2015-06-23T16:13:00Z">
        <w:r>
          <w:t xml:space="preserve">contiene a los </w:t>
        </w:r>
      </w:ins>
      <w:ins w:id="389" w:author="marcazal" w:date="2015-09-06T18:21:00Z">
        <w:r w:rsidR="009D5F62">
          <w:t>atributos</w:t>
        </w:r>
      </w:ins>
      <w:ins w:id="390" w:author="Ivan Lopez" w:date="2015-06-23T16:13:00Z">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ins>
      <w:ins w:id="391" w:author="marcazal" w:date="2015-09-06T18:46:00Z">
        <w:r w:rsidR="00197C2B">
          <w:t xml:space="preserve"> tipo de dato</w:t>
        </w:r>
      </w:ins>
      <w:ins w:id="392" w:author="Ivan Lopez" w:date="2015-06-23T16:13:00Z">
        <w:r>
          <w:t xml:space="preserve"> </w:t>
        </w:r>
        <w:proofErr w:type="spellStart"/>
        <w:r>
          <w:t>enumer</w:t>
        </w:r>
      </w:ins>
      <w:ins w:id="393" w:author="marcazal" w:date="2015-09-06T18:46:00Z">
        <w:r w:rsidR="00197C2B">
          <w:t>able</w:t>
        </w:r>
      </w:ins>
      <w:proofErr w:type="spellEnd"/>
      <w:ins w:id="394" w:author="Ivan Lopez" w:date="2015-06-23T16:13:00Z">
        <w:del w:id="395" w:author="marcazal" w:date="2015-09-06T18:46:00Z">
          <w:r w:rsidDel="00197C2B">
            <w:delText>ación</w:delText>
          </w:r>
        </w:del>
        <w:r>
          <w:t xml:space="preserve"> que </w:t>
        </w:r>
      </w:ins>
      <w:ins w:id="396" w:author="marcazal" w:date="2015-09-06T18:48:00Z">
        <w:r w:rsidR="00197C2B">
          <w:t>permite seleccionar</w:t>
        </w:r>
      </w:ins>
      <w:ins w:id="397" w:author="Ivan Lopez" w:date="2015-06-23T16:13:00Z">
        <w:r>
          <w:t xml:space="preserve"> cinco formatos de fecha distintos que </w:t>
        </w:r>
      </w:ins>
      <w:ins w:id="398" w:author="marcazal" w:date="2015-06-24T08:37:00Z">
        <w:r w:rsidR="009E7593">
          <w:t>pueden ser</w:t>
        </w:r>
      </w:ins>
      <w:ins w:id="399" w:author="marcazal" w:date="2015-06-24T08:35:00Z">
        <w:r w:rsidR="009E7593">
          <w:t>:</w:t>
        </w:r>
      </w:ins>
    </w:p>
    <w:p w:rsidR="009006A8" w:rsidRDefault="00865E0E" w:rsidP="00B70575">
      <w:pPr>
        <w:ind w:left="30"/>
        <w:jc w:val="both"/>
        <w:rPr>
          <w:ins w:id="400" w:author="marcazal" w:date="2015-06-24T08:35:00Z"/>
        </w:rPr>
      </w:pPr>
      <w:ins w:id="401" w:author="Ivan Lopez" w:date="2015-06-23T16:13:00Z">
        <w:del w:id="402" w:author="marcazal" w:date="2015-09-06T18:50:00Z">
          <w:r w:rsidDel="00197C2B">
            <w:delText xml:space="preserve"> </w:delText>
          </w:r>
        </w:del>
      </w:ins>
      <w:ins w:id="403" w:author="marcazal" w:date="2015-06-24T08:35:00Z">
        <w:r w:rsidR="009E7593">
          <w:t>*</w:t>
        </w:r>
      </w:ins>
      <w:ins w:id="404" w:author="marcazal" w:date="2015-09-06T18:44:00Z">
        <w:r w:rsidR="00C634AD">
          <w:t xml:space="preserve"> </w:t>
        </w:r>
      </w:ins>
      <w:commentRangeStart w:id="405"/>
      <w:ins w:id="406" w:author="Ivan Lopez" w:date="2015-06-23T16:13:00Z">
        <w:r w:rsidR="000705AC" w:rsidRPr="000705AC">
          <w:rPr>
            <w:b/>
            <w:i/>
          </w:rPr>
          <w:t>Default - mm/</w:t>
        </w:r>
        <w:proofErr w:type="spellStart"/>
        <w:r w:rsidR="000705AC" w:rsidRPr="000705AC">
          <w:rPr>
            <w:b/>
            <w:i/>
          </w:rPr>
          <w:t>dd</w:t>
        </w:r>
        <w:proofErr w:type="spellEnd"/>
        <w:r w:rsidR="000705AC" w:rsidRPr="000705AC">
          <w:rPr>
            <w:b/>
            <w:i/>
          </w:rPr>
          <w:t>/</w:t>
        </w:r>
        <w:proofErr w:type="spellStart"/>
        <w:r w:rsidR="000705AC" w:rsidRPr="000705AC">
          <w:rPr>
            <w:b/>
            <w:i/>
          </w:rPr>
          <w:t>yy</w:t>
        </w:r>
      </w:ins>
      <w:proofErr w:type="spellEnd"/>
      <w:ins w:id="407" w:author="marcazal" w:date="2015-09-06T18:49:00Z">
        <w:r w:rsidR="00197C2B">
          <w:rPr>
            <w:i/>
          </w:rPr>
          <w:t xml:space="preserve">: </w:t>
        </w:r>
        <w:r w:rsidR="00197C2B">
          <w:t>Este formato es el valor por omisi</w:t>
        </w:r>
      </w:ins>
      <w:ins w:id="408" w:author="marcazal" w:date="2015-09-06T18:50:00Z">
        <w:r w:rsidR="00197C2B">
          <w:t xml:space="preserve">ón de numerosas librerías </w:t>
        </w:r>
        <w:proofErr w:type="spellStart"/>
        <w:r w:rsidR="00197C2B">
          <w:t>Javascript</w:t>
        </w:r>
        <w:proofErr w:type="spellEnd"/>
        <w:r w:rsidR="00197C2B">
          <w:t>.</w:t>
        </w:r>
      </w:ins>
      <w:ins w:id="409" w:author="marcazal" w:date="2015-09-06T18:22:00Z">
        <w:r w:rsidR="009D5F62">
          <w:t xml:space="preserve"> </w:t>
        </w:r>
      </w:ins>
      <w:ins w:id="410" w:author="marcazal" w:date="2015-06-24T08:37:00Z">
        <w:r w:rsidR="009D5F62">
          <w:t>P</w:t>
        </w:r>
        <w:r w:rsidR="009E7593">
          <w:t>or ejemplo</w:t>
        </w:r>
      </w:ins>
      <w:ins w:id="411" w:author="marcazal" w:date="2015-09-06T18:53:00Z">
        <w:r w:rsidR="00197C2B">
          <w:t>,</w:t>
        </w:r>
      </w:ins>
      <w:ins w:id="412" w:author="marcazal" w:date="2015-06-24T08:37:00Z">
        <w:r w:rsidR="009E7593">
          <w:t xml:space="preserve"> </w:t>
        </w:r>
      </w:ins>
      <w:ins w:id="413" w:author="marcazal" w:date="2015-06-24T08:39:00Z">
        <w:r w:rsidR="009E7593" w:rsidRPr="009E7593">
          <w:t>06/08/2015</w:t>
        </w:r>
      </w:ins>
      <w:ins w:id="414" w:author="Ivan Lopez" w:date="2015-06-23T16:13:00Z">
        <w:del w:id="415" w:author="marcazal" w:date="2015-06-24T08:37:00Z">
          <w:r w:rsidDel="009E7593">
            <w:delText>;</w:delText>
          </w:r>
        </w:del>
      </w:ins>
    </w:p>
    <w:p w:rsidR="009E7593" w:rsidRDefault="009E7593" w:rsidP="00B70575">
      <w:pPr>
        <w:jc w:val="both"/>
        <w:rPr>
          <w:ins w:id="416" w:author="marcazal" w:date="2015-06-24T08:36:00Z"/>
        </w:rPr>
      </w:pPr>
      <w:ins w:id="417" w:author="marcazal" w:date="2015-06-24T08:35:00Z">
        <w:r>
          <w:t>*</w:t>
        </w:r>
      </w:ins>
      <w:ins w:id="418" w:author="Ivan Lopez" w:date="2015-06-23T16:13:00Z">
        <w:r w:rsidR="00865E0E">
          <w:t xml:space="preserve"> </w:t>
        </w:r>
        <w:r w:rsidR="000705AC" w:rsidRPr="000705AC">
          <w:rPr>
            <w:b/>
            <w:i/>
          </w:rPr>
          <w:t xml:space="preserve">ISO 8601 - </w:t>
        </w:r>
        <w:proofErr w:type="spellStart"/>
        <w:r w:rsidR="000705AC" w:rsidRPr="000705AC">
          <w:rPr>
            <w:b/>
            <w:i/>
          </w:rPr>
          <w:t>yy</w:t>
        </w:r>
        <w:proofErr w:type="spellEnd"/>
        <w:r w:rsidR="000705AC" w:rsidRPr="000705AC">
          <w:rPr>
            <w:b/>
            <w:i/>
          </w:rPr>
          <w:t>-mm-</w:t>
        </w:r>
        <w:proofErr w:type="spellStart"/>
        <w:r w:rsidR="000705AC" w:rsidRPr="000705AC">
          <w:rPr>
            <w:b/>
            <w:i/>
          </w:rPr>
          <w:t>dd</w:t>
        </w:r>
      </w:ins>
      <w:proofErr w:type="spellEnd"/>
      <w:ins w:id="419" w:author="marcazal" w:date="2015-09-06T18:52:00Z">
        <w:r w:rsidR="00197C2B">
          <w:rPr>
            <w:i/>
          </w:rPr>
          <w:t>:</w:t>
        </w:r>
      </w:ins>
      <w:ins w:id="420" w:author="marcazal" w:date="2015-09-06T18:51:00Z">
        <w:r w:rsidR="00197C2B">
          <w:rPr>
            <w:i/>
          </w:rPr>
          <w:t xml:space="preserve"> </w:t>
        </w:r>
        <w:r w:rsidR="00197C2B" w:rsidRPr="00197C2B">
          <w:t>E</w:t>
        </w:r>
        <w:r w:rsidR="00197C2B">
          <w:t>ste formato es el ISO 8601 para el establecimiento de fechas.</w:t>
        </w:r>
      </w:ins>
      <w:ins w:id="421" w:author="Ivan Lopez" w:date="2015-06-23T16:13:00Z">
        <w:del w:id="422" w:author="marcazal" w:date="2015-06-24T08:39:00Z">
          <w:r w:rsidR="00865E0E" w:rsidDel="009E7593">
            <w:delText>;</w:delText>
          </w:r>
        </w:del>
      </w:ins>
      <w:ins w:id="423" w:author="marcazal" w:date="2015-06-24T08:39:00Z">
        <w:r w:rsidR="009D5F62">
          <w:t xml:space="preserve"> </w:t>
        </w:r>
      </w:ins>
      <w:ins w:id="424" w:author="marcazal" w:date="2015-09-06T18:22:00Z">
        <w:r w:rsidR="009D5F62">
          <w:t>P</w:t>
        </w:r>
      </w:ins>
      <w:ins w:id="425" w:author="marcazal" w:date="2015-06-24T08:39:00Z">
        <w:r>
          <w:t>or ejemplo</w:t>
        </w:r>
      </w:ins>
      <w:ins w:id="426" w:author="marcazal" w:date="2015-09-06T18:53:00Z">
        <w:r w:rsidR="00197C2B">
          <w:t xml:space="preserve">, </w:t>
        </w:r>
      </w:ins>
      <w:ins w:id="427" w:author="marcazal" w:date="2015-06-24T08:39:00Z">
        <w:r>
          <w:t xml:space="preserve"> </w:t>
        </w:r>
        <w:r w:rsidRPr="009E7593">
          <w:t>2015-06-08</w:t>
        </w:r>
      </w:ins>
    </w:p>
    <w:p w:rsidR="009E7593" w:rsidRPr="009E7593" w:rsidRDefault="008F2327" w:rsidP="00B70575">
      <w:pPr>
        <w:jc w:val="both"/>
        <w:rPr>
          <w:ins w:id="428" w:author="marcazal" w:date="2015-06-24T08:36:00Z"/>
          <w:lang w:val="es-PY"/>
        </w:rPr>
      </w:pPr>
      <w:ins w:id="429" w:author="marcazal" w:date="2015-06-24T08:36:00Z">
        <w:r w:rsidRPr="008F2327">
          <w:rPr>
            <w:lang w:val="es-PY"/>
          </w:rPr>
          <w:t>*</w:t>
        </w:r>
      </w:ins>
      <w:ins w:id="430" w:author="Ivan Lopez" w:date="2015-06-23T16:13:00Z">
        <w:r w:rsidRPr="008F2327">
          <w:rPr>
            <w:lang w:val="es-PY"/>
          </w:rPr>
          <w:t xml:space="preserve"> </w:t>
        </w:r>
        <w:r w:rsidR="000705AC" w:rsidRPr="000705AC">
          <w:rPr>
            <w:b/>
            <w:i/>
            <w:lang w:val="es-PY"/>
          </w:rPr>
          <w:t>Short - d M, y</w:t>
        </w:r>
      </w:ins>
      <w:ins w:id="431" w:author="marcazal" w:date="2015-09-06T18:53:00Z">
        <w:r w:rsidR="00197C2B">
          <w:rPr>
            <w:i/>
            <w:lang w:val="es-PY"/>
          </w:rPr>
          <w:t>:</w:t>
        </w:r>
      </w:ins>
      <w:ins w:id="432" w:author="Ivan Lopez" w:date="2015-06-23T16:13:00Z">
        <w:del w:id="433" w:author="marcazal" w:date="2015-06-24T08:39:00Z">
          <w:r w:rsidRPr="008F2327">
            <w:rPr>
              <w:lang w:val="es-PY"/>
            </w:rPr>
            <w:delText>;</w:delText>
          </w:r>
        </w:del>
      </w:ins>
      <w:ins w:id="434" w:author="marcazal" w:date="2015-06-24T08:39:00Z">
        <w:r w:rsidR="009D5F62">
          <w:rPr>
            <w:lang w:val="es-PY"/>
          </w:rPr>
          <w:t xml:space="preserve"> </w:t>
        </w:r>
      </w:ins>
      <w:ins w:id="435" w:author="marcazal" w:date="2015-09-06T18:52:00Z">
        <w:r w:rsidR="00197C2B">
          <w:rPr>
            <w:lang w:val="es-PY"/>
          </w:rPr>
          <w:t xml:space="preserve">Este es </w:t>
        </w:r>
      </w:ins>
      <w:ins w:id="436" w:author="marcazal" w:date="2015-09-06T18:54:00Z">
        <w:r w:rsidR="00197C2B">
          <w:rPr>
            <w:lang w:val="es-PY"/>
          </w:rPr>
          <w:t>un</w:t>
        </w:r>
      </w:ins>
      <w:ins w:id="437" w:author="marcazal" w:date="2015-09-06T18:52:00Z">
        <w:r w:rsidR="00197C2B">
          <w:rPr>
            <w:lang w:val="es-PY"/>
          </w:rPr>
          <w:t xml:space="preserve"> formato </w:t>
        </w:r>
      </w:ins>
      <w:ins w:id="438" w:author="marcazal" w:date="2015-09-06T18:54:00Z">
        <w:r w:rsidR="00197C2B">
          <w:rPr>
            <w:lang w:val="es-PY"/>
          </w:rPr>
          <w:t>de fecha</w:t>
        </w:r>
      </w:ins>
      <w:ins w:id="439" w:author="marcazal" w:date="2015-09-06T18:52:00Z">
        <w:r w:rsidR="00197C2B">
          <w:rPr>
            <w:lang w:val="es-PY"/>
          </w:rPr>
          <w:t xml:space="preserve"> cort</w:t>
        </w:r>
      </w:ins>
      <w:ins w:id="440" w:author="marcazal" w:date="2015-09-06T18:54:00Z">
        <w:r w:rsidR="00197C2B">
          <w:rPr>
            <w:lang w:val="es-PY"/>
          </w:rPr>
          <w:t>a</w:t>
        </w:r>
      </w:ins>
      <w:ins w:id="441" w:author="marcazal" w:date="2015-09-06T18:52:00Z">
        <w:r w:rsidR="00197C2B">
          <w:rPr>
            <w:lang w:val="es-PY"/>
          </w:rPr>
          <w:t xml:space="preserve">. </w:t>
        </w:r>
      </w:ins>
      <w:ins w:id="442" w:author="marcazal" w:date="2015-09-06T18:22:00Z">
        <w:r w:rsidR="009D5F62">
          <w:rPr>
            <w:lang w:val="es-PY"/>
          </w:rPr>
          <w:t>P</w:t>
        </w:r>
      </w:ins>
      <w:ins w:id="443" w:author="marcazal" w:date="2015-06-24T08:39:00Z">
        <w:r w:rsidRPr="008F2327">
          <w:rPr>
            <w:lang w:val="es-PY"/>
          </w:rPr>
          <w:t>or ejemplo</w:t>
        </w:r>
      </w:ins>
      <w:ins w:id="444" w:author="marcazal" w:date="2015-09-06T18:53:00Z">
        <w:r w:rsidR="00197C2B">
          <w:rPr>
            <w:lang w:val="es-PY"/>
          </w:rPr>
          <w:t xml:space="preserve">, </w:t>
        </w:r>
      </w:ins>
      <w:ins w:id="445" w:author="marcazal" w:date="2015-06-24T08:39:00Z">
        <w:r w:rsidRPr="008F2327">
          <w:rPr>
            <w:lang w:val="es-PY"/>
          </w:rPr>
          <w:t xml:space="preserve"> </w:t>
        </w:r>
      </w:ins>
      <w:ins w:id="446" w:author="marcazal" w:date="2015-06-24T08:40:00Z">
        <w:r w:rsidRPr="008F2327">
          <w:rPr>
            <w:lang w:val="es-PY"/>
          </w:rPr>
          <w:t>8 Jun, 15</w:t>
        </w:r>
      </w:ins>
      <w:ins w:id="447" w:author="Ivan Lopez" w:date="2015-06-23T16:13:00Z">
        <w:del w:id="448" w:author="marcazal" w:date="2015-06-24T08:39:00Z">
          <w:r w:rsidRPr="008F2327">
            <w:rPr>
              <w:lang w:val="es-PY"/>
            </w:rPr>
            <w:delText xml:space="preserve"> </w:delText>
          </w:r>
        </w:del>
      </w:ins>
    </w:p>
    <w:p w:rsidR="009E7593" w:rsidRPr="009D5F62" w:rsidRDefault="008F2327" w:rsidP="00B70575">
      <w:pPr>
        <w:jc w:val="both"/>
        <w:rPr>
          <w:ins w:id="449" w:author="marcazal" w:date="2015-06-24T08:36:00Z"/>
          <w:lang w:val="es-PY"/>
        </w:rPr>
      </w:pPr>
      <w:ins w:id="450" w:author="marcazal" w:date="2015-06-24T08:36:00Z">
        <w:r w:rsidRPr="008F2327">
          <w:rPr>
            <w:lang w:val="es-PY"/>
          </w:rPr>
          <w:t>*</w:t>
        </w:r>
      </w:ins>
      <w:ins w:id="451" w:author="marcazal" w:date="2015-09-06T18:44:00Z">
        <w:r w:rsidR="00C634AD">
          <w:rPr>
            <w:lang w:val="es-PY"/>
          </w:rPr>
          <w:t xml:space="preserve"> </w:t>
        </w:r>
      </w:ins>
      <w:ins w:id="452" w:author="Ivan Lopez" w:date="2015-06-23T16:13:00Z">
        <w:r w:rsidR="000705AC" w:rsidRPr="000705AC">
          <w:rPr>
            <w:b/>
            <w:i/>
            <w:lang w:val="es-PY"/>
          </w:rPr>
          <w:t>Medium - d MM</w:t>
        </w:r>
      </w:ins>
      <w:ins w:id="453" w:author="marcazal" w:date="2015-09-06T18:54:00Z">
        <w:r w:rsidR="00197C2B">
          <w:rPr>
            <w:i/>
            <w:lang w:val="es-PY"/>
          </w:rPr>
          <w:t>:</w:t>
        </w:r>
      </w:ins>
      <w:ins w:id="454" w:author="marcazal" w:date="2015-09-06T18:55:00Z">
        <w:r w:rsidR="0071402F">
          <w:rPr>
            <w:i/>
            <w:lang w:val="es-PY"/>
          </w:rPr>
          <w:t xml:space="preserve"> </w:t>
        </w:r>
        <w:r w:rsidR="0071402F">
          <w:rPr>
            <w:lang w:val="es-PY"/>
          </w:rPr>
          <w:t>Este es un formato de fecha mediana.</w:t>
        </w:r>
      </w:ins>
      <w:ins w:id="455" w:author="Ivan Lopez" w:date="2015-06-23T16:13:00Z">
        <w:del w:id="456" w:author="marcazal" w:date="2015-09-06T18:22:00Z">
          <w:r w:rsidRPr="008F2327" w:rsidDel="009D5F62">
            <w:rPr>
              <w:i/>
              <w:lang w:val="es-PY"/>
            </w:rPr>
            <w:delText>, y</w:delText>
          </w:r>
        </w:del>
      </w:ins>
      <w:ins w:id="457" w:author="marcazal" w:date="2015-06-24T08:40:00Z">
        <w:r w:rsidR="009D5F62">
          <w:rPr>
            <w:i/>
            <w:lang w:val="es-PY"/>
          </w:rPr>
          <w:t xml:space="preserve"> </w:t>
        </w:r>
      </w:ins>
      <w:ins w:id="458" w:author="marcazal" w:date="2015-09-06T18:22:00Z">
        <w:r w:rsidR="000705AC" w:rsidRPr="000705AC">
          <w:rPr>
            <w:lang w:val="es-PY"/>
          </w:rPr>
          <w:t>P</w:t>
        </w:r>
      </w:ins>
      <w:ins w:id="459" w:author="marcazal" w:date="2015-06-24T08:40:00Z">
        <w:r w:rsidR="000705AC" w:rsidRPr="000705AC">
          <w:rPr>
            <w:lang w:val="es-PY"/>
          </w:rPr>
          <w:t>or ejemplo</w:t>
        </w:r>
      </w:ins>
      <w:ins w:id="460" w:author="marcazal" w:date="2015-09-06T18:53:00Z">
        <w:r w:rsidR="00197C2B">
          <w:rPr>
            <w:lang w:val="es-PY"/>
          </w:rPr>
          <w:t>,</w:t>
        </w:r>
      </w:ins>
      <w:ins w:id="461" w:author="marcazal" w:date="2015-06-24T08:40:00Z">
        <w:r w:rsidR="000705AC" w:rsidRPr="000705AC">
          <w:rPr>
            <w:lang w:val="es-PY"/>
          </w:rPr>
          <w:t xml:space="preserve"> 8 June, 15</w:t>
        </w:r>
      </w:ins>
      <w:ins w:id="462" w:author="Ivan Lopez" w:date="2015-06-23T16:13:00Z">
        <w:del w:id="463" w:author="marcazal" w:date="2015-06-24T08:40:00Z">
          <w:r w:rsidRPr="009D5F62">
            <w:rPr>
              <w:lang w:val="es-PY"/>
            </w:rPr>
            <w:delText xml:space="preserve"> </w:delText>
          </w:r>
        </w:del>
      </w:ins>
    </w:p>
    <w:p w:rsidR="009D5F62" w:rsidRDefault="008F2327" w:rsidP="00B70575">
      <w:pPr>
        <w:jc w:val="both"/>
        <w:rPr>
          <w:ins w:id="464" w:author="marcazal" w:date="2015-09-06T18:57:00Z"/>
          <w:lang w:val="es-PY"/>
        </w:rPr>
      </w:pPr>
      <w:ins w:id="465" w:author="marcazal" w:date="2015-06-24T08:37:00Z">
        <w:r w:rsidRPr="0071402F">
          <w:rPr>
            <w:lang w:val="es-PY"/>
          </w:rPr>
          <w:t>*</w:t>
        </w:r>
      </w:ins>
      <w:ins w:id="466" w:author="Ivan Lopez" w:date="2015-06-23T16:13:00Z">
        <w:del w:id="467" w:author="marcazal" w:date="2015-06-24T08:36:00Z">
          <w:r w:rsidRPr="0071402F">
            <w:rPr>
              <w:lang w:val="es-PY"/>
            </w:rPr>
            <w:delText>y  el</w:delText>
          </w:r>
        </w:del>
        <w:r w:rsidRPr="0071402F">
          <w:rPr>
            <w:lang w:val="es-PY"/>
          </w:rPr>
          <w:t xml:space="preserve"> </w:t>
        </w:r>
        <w:r w:rsidR="000705AC" w:rsidRPr="000705AC">
          <w:rPr>
            <w:b/>
            <w:i/>
            <w:lang w:val="es-PY"/>
          </w:rPr>
          <w:t xml:space="preserve">Full - DD, d MM, </w:t>
        </w:r>
        <w:proofErr w:type="spellStart"/>
        <w:r w:rsidR="000705AC" w:rsidRPr="000705AC">
          <w:rPr>
            <w:b/>
            <w:i/>
            <w:lang w:val="es-PY"/>
          </w:rPr>
          <w:t>yy</w:t>
        </w:r>
      </w:ins>
      <w:proofErr w:type="spellEnd"/>
      <w:ins w:id="468" w:author="marcazal" w:date="2015-09-06T18:56:00Z">
        <w:r w:rsidR="000705AC" w:rsidRPr="000705AC">
          <w:rPr>
            <w:i/>
            <w:lang w:val="es-PY"/>
          </w:rPr>
          <w:t xml:space="preserve">: </w:t>
        </w:r>
        <w:r w:rsidR="000705AC" w:rsidRPr="000705AC">
          <w:rPr>
            <w:lang w:val="es-PY"/>
          </w:rPr>
          <w:t>Este es un format</w:t>
        </w:r>
        <w:r w:rsidR="0071402F">
          <w:rPr>
            <w:lang w:val="es-PY"/>
          </w:rPr>
          <w:t>o</w:t>
        </w:r>
        <w:r w:rsidR="000705AC" w:rsidRPr="000705AC">
          <w:rPr>
            <w:lang w:val="es-PY"/>
          </w:rPr>
          <w:t xml:space="preserve"> de definici</w:t>
        </w:r>
        <w:r w:rsidR="0071402F">
          <w:rPr>
            <w:lang w:val="es-PY"/>
          </w:rPr>
          <w:t>ón de fecha completa.</w:t>
        </w:r>
      </w:ins>
      <w:ins w:id="469" w:author="marcazal" w:date="2015-06-24T08:41:00Z">
        <w:r w:rsidR="009D5F62" w:rsidRPr="0071402F">
          <w:rPr>
            <w:i/>
            <w:lang w:val="es-PY"/>
          </w:rPr>
          <w:t xml:space="preserve"> </w:t>
        </w:r>
      </w:ins>
      <w:ins w:id="470" w:author="marcazal" w:date="2015-09-06T18:23:00Z">
        <w:r w:rsidR="000705AC" w:rsidRPr="000705AC">
          <w:rPr>
            <w:lang w:val="es-PY"/>
          </w:rPr>
          <w:t>P</w:t>
        </w:r>
      </w:ins>
      <w:ins w:id="471" w:author="marcazal" w:date="2015-06-24T08:41:00Z">
        <w:r w:rsidR="000705AC" w:rsidRPr="000705AC">
          <w:rPr>
            <w:lang w:val="es-PY"/>
          </w:rPr>
          <w:t>or ejemplo</w:t>
        </w:r>
      </w:ins>
      <w:ins w:id="472" w:author="marcazal" w:date="2015-09-06T18:56:00Z">
        <w:r w:rsidR="0071402F">
          <w:rPr>
            <w:lang w:val="es-PY"/>
          </w:rPr>
          <w:t>,</w:t>
        </w:r>
      </w:ins>
      <w:ins w:id="473" w:author="marcazal" w:date="2015-06-24T08:41:00Z">
        <w:r w:rsidR="000705AC" w:rsidRPr="000705AC">
          <w:rPr>
            <w:lang w:val="es-PY"/>
          </w:rPr>
          <w:t xml:space="preserve"> </w:t>
        </w:r>
        <w:proofErr w:type="spellStart"/>
        <w:r w:rsidR="000705AC" w:rsidRPr="000705AC">
          <w:rPr>
            <w:lang w:val="es-PY"/>
          </w:rPr>
          <w:t>Monday</w:t>
        </w:r>
        <w:proofErr w:type="spellEnd"/>
        <w:r w:rsidR="000705AC" w:rsidRPr="000705AC">
          <w:rPr>
            <w:lang w:val="es-PY"/>
          </w:rPr>
          <w:t>, 8 June, 2015</w:t>
        </w:r>
      </w:ins>
      <w:ins w:id="474" w:author="Ivan Lopez" w:date="2015-06-23T16:13:00Z">
        <w:del w:id="475" w:author="marcazal" w:date="2015-09-06T18:44:00Z">
          <w:r w:rsidRPr="008F2327" w:rsidDel="00C634AD">
            <w:rPr>
              <w:lang w:val="es-PY"/>
            </w:rPr>
            <w:delText>.</w:delText>
          </w:r>
        </w:del>
        <w:r w:rsidRPr="008F2327">
          <w:rPr>
            <w:lang w:val="es-PY"/>
          </w:rPr>
          <w:t xml:space="preserve"> </w:t>
        </w:r>
        <w:commentRangeEnd w:id="405"/>
        <w:r w:rsidR="00865E0E">
          <w:rPr>
            <w:rStyle w:val="Refdecomentario"/>
          </w:rPr>
          <w:commentReference w:id="405"/>
        </w:r>
      </w:ins>
    </w:p>
    <w:p w:rsidR="00865E0E" w:rsidRPr="00CB478F" w:rsidRDefault="00865E0E" w:rsidP="00B70575">
      <w:pPr>
        <w:jc w:val="both"/>
        <w:rPr>
          <w:ins w:id="476" w:author="Ivan Lopez" w:date="2015-06-23T16:13:00Z"/>
          <w:i/>
          <w:lang w:val="es-PY"/>
        </w:rPr>
      </w:pPr>
      <w:ins w:id="477" w:author="Ivan Lopez" w:date="2015-06-23T16:13:00Z">
        <w:r>
          <w:t xml:space="preserve">El </w:t>
        </w:r>
      </w:ins>
      <w:ins w:id="478" w:author="marcazal" w:date="2015-09-06T18:59:00Z">
        <w:r w:rsidR="0071402F">
          <w:t xml:space="preserve">atributo </w:t>
        </w:r>
      </w:ins>
      <w:proofErr w:type="spellStart"/>
      <w:ins w:id="479" w:author="Ivan Lopez" w:date="2015-06-23T16:13:00Z">
        <w:r w:rsidRPr="003F240A">
          <w:rPr>
            <w:i/>
          </w:rPr>
          <w:t>changeYear</w:t>
        </w:r>
      </w:ins>
      <w:proofErr w:type="spellEnd"/>
      <w:ins w:id="480" w:author="marcazal" w:date="2015-09-06T18:59:00Z">
        <w:r w:rsidR="0071402F">
          <w:rPr>
            <w:i/>
          </w:rPr>
          <w:t>,</w:t>
        </w:r>
      </w:ins>
      <w:ins w:id="481" w:author="Ivan Lopez" w:date="2015-06-23T16:13:00Z">
        <w:r>
          <w:t xml:space="preserve"> es un valor booleano que indica la ausencia o presencia de un rango de años desplegable en una lista que formará parte del </w:t>
        </w:r>
      </w:ins>
      <w:proofErr w:type="spellStart"/>
      <w:ins w:id="482" w:author="marcazal" w:date="2015-06-24T08:42:00Z">
        <w:r w:rsidR="008F2327" w:rsidRPr="008F2327">
          <w:rPr>
            <w:i/>
          </w:rPr>
          <w:t>rich</w:t>
        </w:r>
      </w:ins>
      <w:commentRangeStart w:id="483"/>
      <w:ins w:id="484" w:author="Ivan Lopez" w:date="2015-06-23T16:13:00Z">
        <w:r w:rsidRPr="00A26803">
          <w:rPr>
            <w:i/>
          </w:rPr>
          <w:t>datePicker</w:t>
        </w:r>
        <w:commentRangeEnd w:id="483"/>
        <w:proofErr w:type="spellEnd"/>
        <w:r>
          <w:rPr>
            <w:rStyle w:val="Refdecomentario"/>
          </w:rPr>
          <w:commentReference w:id="483"/>
        </w:r>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Pr="00BE0F2F">
          <w:rPr>
            <w:i/>
          </w:rPr>
          <w:t>datePIcker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ins>
    </w:p>
    <w:p w:rsidR="00865E0E" w:rsidRDefault="00865E0E" w:rsidP="00B70575">
      <w:pPr>
        <w:jc w:val="both"/>
        <w:rPr>
          <w:ins w:id="485" w:author="marcazal" w:date="2015-09-06T18:40:00Z"/>
        </w:rPr>
      </w:pPr>
      <w:ins w:id="486" w:author="Ivan Lopez" w:date="2015-06-23T16:13:00Z">
        <w:r>
          <w:lastRenderedPageBreak/>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ins w:id="487" w:author="marcazal" w:date="2015-09-06T19:01:00Z">
        <w:r w:rsidR="0071402F">
          <w:t xml:space="preserve"> En la  </w:t>
        </w:r>
      </w:ins>
      <w:ins w:id="488" w:author="marcazal" w:date="2015-09-06T19:06:00Z">
        <w:r w:rsidR="00F95A0F">
          <w:fldChar w:fldCharType="begin"/>
        </w:r>
        <w:r w:rsidR="00A92445">
          <w:instrText xml:space="preserve"> REF _Ref429329732 \h </w:instrText>
        </w:r>
      </w:ins>
      <w:r w:rsidR="00762CDB">
        <w:instrText xml:space="preserve"> \* MERGEFORMAT </w:instrText>
      </w:r>
      <w:r w:rsidR="00F95A0F">
        <w:fldChar w:fldCharType="separate"/>
      </w:r>
      <w:ins w:id="489" w:author="Ivan Lopez" w:date="2015-09-07T10:53:00Z">
        <w:r w:rsidR="00894E04" w:rsidRPr="00520F35">
          <w:rPr>
            <w:color w:val="000000" w:themeColor="text1"/>
          </w:rPr>
          <w:t xml:space="preserve">Figura </w:t>
        </w:r>
        <w:r w:rsidR="00894E04">
          <w:rPr>
            <w:noProof/>
            <w:color w:val="000000" w:themeColor="text1"/>
          </w:rPr>
          <w:t>4</w:t>
        </w:r>
      </w:ins>
      <w:ins w:id="490" w:author="marcazal" w:date="2015-09-06T19:06:00Z">
        <w:r w:rsidR="00F95A0F">
          <w:fldChar w:fldCharType="end"/>
        </w:r>
        <w:r w:rsidR="00A92445">
          <w:t xml:space="preserve"> </w:t>
        </w:r>
      </w:ins>
      <w:ins w:id="491" w:author="marcazal" w:date="2015-09-06T19:01:00Z">
        <w:r w:rsidR="0071402F">
          <w:t xml:space="preserve">se presenta el </w:t>
        </w:r>
        <w:proofErr w:type="spellStart"/>
        <w:r w:rsidR="0071402F">
          <w:t>widget</w:t>
        </w:r>
        <w:proofErr w:type="spellEnd"/>
        <w:r w:rsidR="0071402F">
          <w:t xml:space="preserve"> </w:t>
        </w:r>
        <w:proofErr w:type="spellStart"/>
        <w:r w:rsidR="0071402F">
          <w:t>RichDatePicker</w:t>
        </w:r>
        <w:proofErr w:type="spellEnd"/>
        <w:r w:rsidR="0071402F">
          <w:t xml:space="preserve"> con el formato de fecha </w:t>
        </w:r>
        <w:r w:rsidR="0071402F" w:rsidRPr="00197C2B">
          <w:rPr>
            <w:b/>
            <w:i/>
          </w:rPr>
          <w:t>Default - mm/</w:t>
        </w:r>
        <w:proofErr w:type="spellStart"/>
        <w:r w:rsidR="0071402F" w:rsidRPr="00197C2B">
          <w:rPr>
            <w:b/>
            <w:i/>
          </w:rPr>
          <w:t>dd</w:t>
        </w:r>
        <w:proofErr w:type="spellEnd"/>
        <w:r w:rsidR="0071402F" w:rsidRPr="00197C2B">
          <w:rPr>
            <w:b/>
            <w:i/>
          </w:rPr>
          <w:t>/</w:t>
        </w:r>
        <w:proofErr w:type="spellStart"/>
        <w:r w:rsidR="0071402F" w:rsidRPr="00197C2B">
          <w:rPr>
            <w:b/>
            <w:i/>
          </w:rPr>
          <w:t>yy</w:t>
        </w:r>
      </w:ins>
      <w:proofErr w:type="spellEnd"/>
      <w:ins w:id="492" w:author="marcazal" w:date="2015-09-06T19:02:00Z">
        <w:r w:rsidR="0071402F">
          <w:rPr>
            <w:b/>
            <w:i/>
          </w:rPr>
          <w:t>.</w:t>
        </w:r>
      </w:ins>
    </w:p>
    <w:p w:rsidR="00C634AD" w:rsidRDefault="00F95A0F" w:rsidP="006A6A78">
      <w:pPr>
        <w:jc w:val="center"/>
        <w:rPr>
          <w:ins w:id="493" w:author="Ivan Lopez" w:date="2015-06-23T16:13:00Z"/>
        </w:rPr>
      </w:pPr>
      <w:r w:rsidRPr="00F95A0F">
        <w:rPr>
          <w:noProof/>
        </w:rPr>
        <w:pict>
          <v:shape id="Text Box 6" o:spid="_x0000_s1027" type="#_x0000_t202" style="position:absolute;left:0;text-align:left;margin-left:126.1pt;margin-top:135.4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iw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" stroked="f">
            <v:textbox inset="0,0,0,0">
              <w:txbxContent>
                <w:p w:rsidR="007F2682" w:rsidRPr="00520F35" w:rsidRDefault="007F2682" w:rsidP="006A6A78">
                  <w:pPr>
                    <w:pStyle w:val="Epgrafe"/>
                    <w:jc w:val="center"/>
                    <w:rPr>
                      <w:b w:val="0"/>
                      <w:noProof/>
                      <w:color w:val="000000" w:themeColor="text1"/>
                    </w:rPr>
                  </w:pPr>
                  <w:bookmarkStart w:id="494" w:name="_Ref429329732"/>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ins w:id="495" w:author="Ivan Lopez" w:date="2015-09-11T19:00:00Z">
                    <w:r>
                      <w:rPr>
                        <w:noProof/>
                        <w:color w:val="000000" w:themeColor="text1"/>
                      </w:rPr>
                      <w:t>4</w:t>
                    </w:r>
                  </w:ins>
                  <w:r w:rsidRPr="00520F35">
                    <w:rPr>
                      <w:color w:val="000000" w:themeColor="text1"/>
                    </w:rPr>
                    <w:fldChar w:fldCharType="end"/>
                  </w:r>
                  <w:bookmarkEnd w:id="494"/>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v:textbox>
            <w10:wrap type="tight"/>
          </v:shape>
        </w:pict>
      </w:r>
      <w:ins w:id="496" w:author="marcazal" w:date="2015-09-06T18:40:00Z">
        <w:r w:rsidR="007F2682">
          <w:rPr>
            <w:noProof/>
            <w:lang w:val="es-PY" w:eastAsia="es-PY"/>
          </w:rPr>
          <w:drawing>
            <wp:inline distT="0" distB="0" distL="0" distR="0">
              <wp:extent cx="1761483" cy="1648633"/>
              <wp:effectExtent l="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1760549" cy="1647759"/>
                      </a:xfrm>
                      <a:prstGeom prst="rect">
                        <a:avLst/>
                      </a:prstGeom>
                    </pic:spPr>
                  </pic:pic>
                </a:graphicData>
              </a:graphic>
            </wp:inline>
          </w:drawing>
        </w:r>
      </w:ins>
    </w:p>
    <w:p w:rsidR="00C634AD" w:rsidRDefault="00C634AD" w:rsidP="00865E0E">
      <w:pPr>
        <w:spacing w:after="0"/>
        <w:rPr>
          <w:ins w:id="497" w:author="marcazal" w:date="2015-09-06T18:41:00Z"/>
          <w:b/>
        </w:rPr>
      </w:pPr>
    </w:p>
    <w:p w:rsidR="00C634AD" w:rsidRDefault="00C634AD" w:rsidP="00865E0E">
      <w:pPr>
        <w:spacing w:after="0"/>
        <w:rPr>
          <w:ins w:id="498" w:author="marcazal" w:date="2015-09-06T18:41:00Z"/>
          <w:b/>
        </w:rPr>
      </w:pPr>
    </w:p>
    <w:p w:rsidR="00865E0E" w:rsidRDefault="0098637B" w:rsidP="00865E0E">
      <w:pPr>
        <w:spacing w:after="0"/>
        <w:rPr>
          <w:ins w:id="499" w:author="marcazal" w:date="2015-06-23T23:59:00Z"/>
        </w:rPr>
      </w:pPr>
      <w:ins w:id="500" w:author="Ivan Lopez" w:date="2015-09-10T17:38:00Z">
        <w:r>
          <w:rPr>
            <w:b/>
          </w:rPr>
          <w:t>4</w:t>
        </w:r>
      </w:ins>
      <w:ins w:id="501" w:author="Ivan Lopez" w:date="2015-06-23T16:13:00Z">
        <w:r>
          <w:rPr>
            <w:b/>
          </w:rPr>
          <w:t>.</w:t>
        </w:r>
      </w:ins>
      <w:ins w:id="502" w:author="Ivan Lopez" w:date="2015-09-10T17:37:00Z">
        <w:r>
          <w:rPr>
            <w:b/>
          </w:rPr>
          <w:t>2</w:t>
        </w:r>
      </w:ins>
      <w:ins w:id="503" w:author="Ivan Lopez" w:date="2015-06-23T16:13:00Z">
        <w:r>
          <w:rPr>
            <w:b/>
          </w:rPr>
          <w:t>.</w:t>
        </w:r>
      </w:ins>
      <w:ins w:id="504" w:author="Ivan Lopez" w:date="2015-09-10T17:44:00Z">
        <w:r w:rsidR="00D93F2C">
          <w:rPr>
            <w:b/>
          </w:rPr>
          <w:t>1.3</w:t>
        </w:r>
      </w:ins>
      <w:ins w:id="505" w:author="Ivan Lopez" w:date="2015-06-23T16:13:00Z">
        <w:r w:rsidR="00865E0E">
          <w:rPr>
            <w:b/>
          </w:rPr>
          <w:t xml:space="preserve"> </w:t>
        </w:r>
        <w:proofErr w:type="spellStart"/>
        <w:r w:rsidR="00865E0E">
          <w:rPr>
            <w:b/>
          </w:rPr>
          <w:t>R</w:t>
        </w:r>
        <w:r w:rsidR="00865E0E" w:rsidRPr="00F92B4F">
          <w:rPr>
            <w:b/>
          </w:rPr>
          <w:t>ichToolTip</w:t>
        </w:r>
        <w:proofErr w:type="spellEnd"/>
        <w:r w:rsidR="00865E0E">
          <w:t xml:space="preserve"> </w:t>
        </w:r>
      </w:ins>
    </w:p>
    <w:p w:rsidR="000C133C" w:rsidRDefault="000C133C" w:rsidP="00865E0E">
      <w:pPr>
        <w:spacing w:after="0"/>
      </w:pPr>
    </w:p>
    <w:p w:rsidR="00865E0E" w:rsidRDefault="00F95A0F" w:rsidP="00865E0E">
      <w:pPr>
        <w:spacing w:after="0"/>
        <w:rPr>
          <w:ins w:id="506" w:author="Ivan Lopez" w:date="2015-06-23T16:13:00Z"/>
        </w:rPr>
      </w:pPr>
      <w:ins w:id="507" w:author="marcazal" w:date="2015-06-24T00:04:00Z">
        <w:r w:rsidRPr="00F95A0F">
          <w:rPr>
            <w:noProof/>
          </w:rPr>
          <w:pict>
            <v:shape id="Text Box 8" o:spid="_x0000_s1028" type="#_x0000_t202" style="position:absolute;margin-left:227.7pt;margin-top:79.4pt;width:216.2pt;height:13.4pt;z-index:251671552;visibility:visible" wrapcoords="-75 0 -75 20400 21600 204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zWfQIAAAc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" stroked="f">
              <v:textbox inset="0,0,0,0">
                <w:txbxContent>
                  <w:p w:rsidR="007F2682" w:rsidRDefault="007F2682">
                    <w:pPr>
                      <w:pStyle w:val="Epgrafe"/>
                      <w:ind w:firstLine="708"/>
                      <w:rPr>
                        <w:b w:val="0"/>
                        <w:noProof/>
                        <w:color w:val="000000" w:themeColor="text1"/>
                      </w:rPr>
                    </w:pPr>
                    <w:bookmarkStart w:id="508" w:name="_Ref429345770"/>
                    <w:ins w:id="509" w:author="marcazal" w:date="2015-06-24T00:04:00Z">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ins>
                    <w:r w:rsidRPr="008F2327">
                      <w:rPr>
                        <w:color w:val="000000" w:themeColor="text1"/>
                      </w:rPr>
                      <w:fldChar w:fldCharType="separate"/>
                    </w:r>
                    <w:ins w:id="510" w:author="Ivan Lopez" w:date="2015-09-11T19:00:00Z">
                      <w:r>
                        <w:rPr>
                          <w:noProof/>
                          <w:color w:val="000000" w:themeColor="text1"/>
                        </w:rPr>
                        <w:t>5</w:t>
                      </w:r>
                    </w:ins>
                    <w:ins w:id="511" w:author="marcazal" w:date="2015-06-24T00:04:00Z">
                      <w:r w:rsidRPr="008F2327">
                        <w:rPr>
                          <w:color w:val="000000" w:themeColor="text1"/>
                        </w:rPr>
                        <w:fldChar w:fldCharType="end"/>
                      </w:r>
                      <w:bookmarkEnd w:id="508"/>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ins>
                    <w:proofErr w:type="spellEnd"/>
                  </w:p>
                </w:txbxContent>
              </v:textbox>
              <w10:wrap type="tight"/>
            </v:shape>
          </w:pict>
        </w:r>
      </w:ins>
      <w:ins w:id="512" w:author="marcazal" w:date="2015-06-24T00:05:00Z">
        <w:r w:rsidR="007F2682">
          <w:rPr>
            <w:noProof/>
            <w:lang w:val="es-PY" w:eastAsia="es-PY"/>
          </w:rPr>
          <w:drawing>
            <wp:anchor distT="0" distB="0" distL="114300" distR="114300" simplePos="0" relativeHeight="251658240" behindDoc="1" locked="0" layoutInCell="1" allowOverlap="1">
              <wp:simplePos x="0" y="0"/>
              <wp:positionH relativeFrom="column">
                <wp:posOffset>2611120</wp:posOffset>
              </wp:positionH>
              <wp:positionV relativeFrom="paragraph">
                <wp:posOffset>54610</wp:posOffset>
              </wp:positionV>
              <wp:extent cx="2647315" cy="936625"/>
              <wp:effectExtent l="0" t="0" r="0" b="0"/>
              <wp:wrapTight wrapText="bothSides">
                <wp:wrapPolygon edited="0">
                  <wp:start x="0" y="0"/>
                  <wp:lineTo x="0" y="21087"/>
                  <wp:lineTo x="21450" y="21087"/>
                  <wp:lineTo x="21450" y="0"/>
                  <wp:lineTo x="0"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647315" cy="936625"/>
                      </a:xfrm>
                      <a:prstGeom prst="rect">
                        <a:avLst/>
                      </a:prstGeom>
                    </pic:spPr>
                  </pic:pic>
                </a:graphicData>
              </a:graphic>
            </wp:anchor>
          </w:drawing>
        </w:r>
      </w:ins>
      <w:ins w:id="513" w:author="Ivan Lopez" w:date="2015-06-23T16:33:00Z">
        <w:r w:rsidR="000C133C" w:rsidRPr="000C133C">
          <w:t>Este elemento de salida, tiene como objetivo enriquecer con mensajes personalizados a cualquiera de los elementos que forman parte de la clasificación de elementos de entrada, salida y control</w:t>
        </w:r>
      </w:ins>
      <w:ins w:id="514" w:author="marcazal" w:date="2015-06-24T09:02:00Z">
        <w:r w:rsidR="00845224">
          <w:t>.</w:t>
        </w:r>
      </w:ins>
      <w:ins w:id="515" w:author="Ivan Lopez" w:date="2015-06-23T16:33:00Z">
        <w:r w:rsidR="000C133C" w:rsidRPr="000C133C">
          <w:t xml:space="preserve"> </w:t>
        </w:r>
      </w:ins>
    </w:p>
    <w:p w:rsidR="00C634AD" w:rsidRDefault="00865E0E" w:rsidP="00865E0E">
      <w:pPr>
        <w:spacing w:after="0"/>
        <w:rPr>
          <w:ins w:id="516" w:author="marcazal" w:date="2015-09-06T18:42:00Z"/>
        </w:rPr>
      </w:pPr>
      <w:ins w:id="517" w:author="Ivan Lopez" w:date="2015-06-23T16:13:00Z">
        <w:r>
          <w:t xml:space="preserve"> Al definirse este </w:t>
        </w:r>
      </w:ins>
      <w:ins w:id="518" w:author="marcazal" w:date="2015-09-06T23:28:00Z">
        <w:r w:rsidR="009B7E0E">
          <w:t>elemento</w:t>
        </w:r>
      </w:ins>
      <w:ins w:id="519" w:author="Ivan Lopez" w:date="2015-06-23T16:13:00Z">
        <w:r>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ins>
      <w:ins w:id="520" w:author="marcazal" w:date="2015-09-06T18:42:00Z">
        <w:r w:rsidR="00C634AD">
          <w:t>.</w:t>
        </w:r>
      </w:ins>
      <w:ins w:id="521" w:author="marcazal" w:date="2015-09-06T23:30:00Z">
        <w:r w:rsidR="009B7E0E">
          <w:t xml:space="preserve"> E</w:t>
        </w:r>
      </w:ins>
      <w:ins w:id="522" w:author="marcazal" w:date="2015-09-06T23:31:00Z">
        <w:r w:rsidR="009B7E0E">
          <w:t>n la</w:t>
        </w:r>
      </w:ins>
      <w:ins w:id="523" w:author="marcazal" w:date="2015-09-06T23:34:00Z">
        <w:r w:rsidR="00EB4AF8">
          <w:t xml:space="preserve"> </w:t>
        </w:r>
        <w:r w:rsidR="00F95A0F">
          <w:fldChar w:fldCharType="begin"/>
        </w:r>
        <w:r w:rsidR="00EB4AF8">
          <w:instrText xml:space="preserve"> REF _Ref429345770 \h </w:instrText>
        </w:r>
      </w:ins>
      <w:r w:rsidR="00F95A0F">
        <w:fldChar w:fldCharType="separate"/>
      </w:r>
      <w:ins w:id="524" w:author="Ivan Lopez" w:date="2015-09-07T10:53:00Z">
        <w:r w:rsidR="00894E04" w:rsidRPr="008F2327">
          <w:rPr>
            <w:color w:val="000000" w:themeColor="text1"/>
          </w:rPr>
          <w:t xml:space="preserve">Figura </w:t>
        </w:r>
        <w:r w:rsidR="00894E04">
          <w:rPr>
            <w:noProof/>
            <w:color w:val="000000" w:themeColor="text1"/>
          </w:rPr>
          <w:t>5</w:t>
        </w:r>
      </w:ins>
      <w:ins w:id="525" w:author="marcazal" w:date="2015-09-06T23:34:00Z">
        <w:r w:rsidR="00F95A0F">
          <w:fldChar w:fldCharType="end"/>
        </w:r>
      </w:ins>
      <w:ins w:id="526" w:author="marcazal" w:date="2015-09-06T23:31:00Z">
        <w:r w:rsidR="009B7E0E">
          <w:t xml:space="preserve"> </w:t>
        </w:r>
      </w:ins>
      <w:ins w:id="527" w:author="marcazal" w:date="2015-09-06T23:33:00Z">
        <w:r w:rsidR="009B7E0E">
          <w:t xml:space="preserve"> </w:t>
        </w:r>
      </w:ins>
      <w:ins w:id="528" w:author="marcazal" w:date="2015-09-06T23:31:00Z">
        <w:r w:rsidR="009B7E0E">
          <w:t xml:space="preserve">se presenta el </w:t>
        </w:r>
        <w:proofErr w:type="spellStart"/>
        <w:r w:rsidR="009B7E0E">
          <w:t>widget</w:t>
        </w:r>
        <w:proofErr w:type="spellEnd"/>
        <w:r w:rsidR="009B7E0E">
          <w:t xml:space="preserve"> </w:t>
        </w:r>
        <w:proofErr w:type="spellStart"/>
        <w:r w:rsidR="009B7E0E">
          <w:t>RichToolTip</w:t>
        </w:r>
        <w:proofErr w:type="spellEnd"/>
        <w:r w:rsidR="009B7E0E">
          <w:t xml:space="preserve">, desplegando un mensaje al posicionar el puntero del mouse sobre </w:t>
        </w:r>
      </w:ins>
      <w:ins w:id="529" w:author="marcazal" w:date="2015-09-06T23:32:00Z">
        <w:r w:rsidR="009B7E0E">
          <w:t xml:space="preserve">el campo Contraseña del tipo </w:t>
        </w:r>
        <w:proofErr w:type="spellStart"/>
        <w:r w:rsidR="009B7E0E" w:rsidRPr="006A6A78">
          <w:rPr>
            <w:i/>
          </w:rPr>
          <w:t>Password</w:t>
        </w:r>
        <w:proofErr w:type="spellEnd"/>
        <w:r w:rsidR="009B7E0E">
          <w:t>.</w:t>
        </w:r>
      </w:ins>
    </w:p>
    <w:p w:rsidR="00865E0E" w:rsidRDefault="00865E0E" w:rsidP="00865E0E">
      <w:pPr>
        <w:spacing w:after="0"/>
        <w:rPr>
          <w:ins w:id="530" w:author="Ivan Lopez" w:date="2015-06-23T16:13:00Z"/>
        </w:rPr>
      </w:pPr>
    </w:p>
    <w:p w:rsidR="00865E0E" w:rsidRDefault="0098637B" w:rsidP="00865E0E">
      <w:pPr>
        <w:spacing w:after="0"/>
        <w:rPr>
          <w:ins w:id="531" w:author="Ivan Lopez" w:date="2015-06-23T16:13:00Z"/>
          <w:b/>
        </w:rPr>
      </w:pPr>
      <w:ins w:id="532" w:author="Ivan Lopez" w:date="2015-09-10T17:38:00Z">
        <w:r>
          <w:rPr>
            <w:b/>
          </w:rPr>
          <w:t>4</w:t>
        </w:r>
      </w:ins>
      <w:ins w:id="533" w:author="Ivan Lopez" w:date="2015-06-23T16:13:00Z">
        <w:r>
          <w:rPr>
            <w:b/>
          </w:rPr>
          <w:t>.</w:t>
        </w:r>
      </w:ins>
      <w:ins w:id="534" w:author="Ivan Lopez" w:date="2015-09-10T17:38:00Z">
        <w:r>
          <w:rPr>
            <w:b/>
          </w:rPr>
          <w:t>2</w:t>
        </w:r>
      </w:ins>
      <w:ins w:id="535" w:author="Ivan Lopez" w:date="2015-06-23T16:13:00Z">
        <w:r>
          <w:rPr>
            <w:b/>
          </w:rPr>
          <w:t>.</w:t>
        </w:r>
      </w:ins>
      <w:ins w:id="536" w:author="Ivan Lopez" w:date="2015-09-10T17:44:00Z">
        <w:r w:rsidR="00D93F2C">
          <w:rPr>
            <w:b/>
          </w:rPr>
          <w:t xml:space="preserve">1.4 </w:t>
        </w:r>
      </w:ins>
      <w:ins w:id="537" w:author="Ivan Lopez" w:date="2015-06-23T16:13:00Z">
        <w:r w:rsidR="00865E0E" w:rsidRPr="00F92B4F">
          <w:rPr>
            <w:b/>
          </w:rPr>
          <w:t>Live</w:t>
        </w:r>
      </w:ins>
      <w:ins w:id="538" w:author="Ivan Lopez" w:date="2015-09-07T09:43:00Z">
        <w:r w:rsidR="00023BB7">
          <w:rPr>
            <w:b/>
          </w:rPr>
          <w:t xml:space="preserve"> </w:t>
        </w:r>
      </w:ins>
      <w:proofErr w:type="spellStart"/>
      <w:ins w:id="539" w:author="marcazal" w:date="2015-09-08T07:19:00Z">
        <w:r w:rsidR="00F77CE4">
          <w:rPr>
            <w:b/>
          </w:rPr>
          <w:t>V</w:t>
        </w:r>
      </w:ins>
      <w:ins w:id="540" w:author="Ivan Lopez" w:date="2015-09-07T09:43:00Z">
        <w:del w:id="541" w:author="marcazal" w:date="2015-09-08T07:19:00Z">
          <w:r w:rsidR="00023BB7" w:rsidDel="00F77CE4">
            <w:rPr>
              <w:b/>
            </w:rPr>
            <w:delText>v</w:delText>
          </w:r>
        </w:del>
      </w:ins>
      <w:ins w:id="542" w:author="Ivan Lopez" w:date="2015-06-23T16:13:00Z">
        <w:r w:rsidR="00865E0E" w:rsidRPr="00F92B4F">
          <w:rPr>
            <w:b/>
          </w:rPr>
          <w:t>alidation</w:t>
        </w:r>
        <w:proofErr w:type="spellEnd"/>
      </w:ins>
    </w:p>
    <w:p w:rsidR="00865E0E" w:rsidRDefault="00865E0E" w:rsidP="00865E0E">
      <w:pPr>
        <w:spacing w:after="0"/>
        <w:rPr>
          <w:ins w:id="543" w:author="Ivan Lopez" w:date="2015-06-23T16:13:00Z"/>
          <w:b/>
        </w:rPr>
      </w:pPr>
    </w:p>
    <w:p w:rsidR="009473D5" w:rsidRDefault="00023BB7" w:rsidP="00865E0E">
      <w:pPr>
        <w:spacing w:after="0"/>
        <w:rPr>
          <w:ins w:id="544" w:author="Ivan Lopez" w:date="2015-09-07T09:58:00Z"/>
        </w:rPr>
      </w:pPr>
      <w:ins w:id="545" w:author="Ivan Lopez" w:date="2015-09-07T09:45:00Z">
        <w:r>
          <w:t xml:space="preserve">El </w:t>
        </w:r>
      </w:ins>
      <w:ins w:id="546" w:author="marcazal" w:date="2015-09-09T06:27:00Z">
        <w:r w:rsidR="00D351D4">
          <w:rPr>
            <w:i/>
          </w:rPr>
          <w:t>L</w:t>
        </w:r>
      </w:ins>
      <w:ins w:id="547" w:author="Ivan Lopez" w:date="2015-09-07T09:45:00Z">
        <w:r w:rsidRPr="006A6A78">
          <w:rPr>
            <w:i/>
          </w:rPr>
          <w:t xml:space="preserve">ive </w:t>
        </w:r>
      </w:ins>
      <w:proofErr w:type="spellStart"/>
      <w:ins w:id="548" w:author="marcazal" w:date="2015-09-09T06:27:00Z">
        <w:r w:rsidR="00D351D4">
          <w:rPr>
            <w:i/>
          </w:rPr>
          <w:t>V</w:t>
        </w:r>
      </w:ins>
      <w:ins w:id="549" w:author="Ivan Lopez" w:date="2015-09-07T09:45:00Z">
        <w:del w:id="550" w:author="marcazal" w:date="2015-09-09T06:27:00Z">
          <w:r w:rsidRPr="006A6A78" w:rsidDel="00D351D4">
            <w:rPr>
              <w:i/>
            </w:rPr>
            <w:delText>v</w:delText>
          </w:r>
        </w:del>
        <w:r w:rsidRPr="006A6A78">
          <w:rPr>
            <w:i/>
          </w:rPr>
          <w:t>alidation</w:t>
        </w:r>
        <w:proofErr w:type="spellEnd"/>
        <w:r>
          <w:rPr>
            <w:i/>
          </w:rPr>
          <w:t xml:space="preserve"> </w:t>
        </w:r>
        <w:r>
          <w:t>es un conjunto de extensiones</w:t>
        </w:r>
      </w:ins>
      <w:ins w:id="551" w:author="Ivan Lopez" w:date="2015-09-07T09:46:00Z">
        <w:r>
          <w:t xml:space="preserve"> que</w:t>
        </w:r>
      </w:ins>
      <w:ins w:id="552" w:author="Ivan Lopez" w:date="2015-06-23T16:13:00Z">
        <w:r w:rsidR="00865E0E">
          <w:t xml:space="preserve"> permite llevar a cabo validaciones locales a diversos elementos pertenecientes a un formulario. Estas validaciones pueden </w:t>
        </w:r>
      </w:ins>
      <w:ins w:id="553" w:author="Ivan Lopez" w:date="2015-09-07T09:47:00Z">
        <w:r>
          <w:t>llevarse a cabo a diversos elementos de entrada</w:t>
        </w:r>
      </w:ins>
      <w:ins w:id="554" w:author="Ivan Lopez" w:date="2015-09-07T09:49:00Z">
        <w:r>
          <w:t>, como a los del tipo</w:t>
        </w:r>
      </w:ins>
      <w:ins w:id="555" w:author="Ivan Lopez" w:date="2015-09-07T09:50:00Z">
        <w:r>
          <w:t xml:space="preserve"> </w:t>
        </w:r>
        <w:proofErr w:type="spellStart"/>
        <w:r>
          <w:rPr>
            <w:i/>
          </w:rPr>
          <w:t>T</w:t>
        </w:r>
        <w:r w:rsidRPr="008749FC">
          <w:rPr>
            <w:i/>
          </w:rPr>
          <w:t>extInput</w:t>
        </w:r>
        <w:proofErr w:type="spellEnd"/>
        <w:r w:rsidR="009473D5">
          <w:rPr>
            <w:i/>
          </w:rPr>
          <w:t>,</w:t>
        </w:r>
      </w:ins>
      <w:ins w:id="556" w:author="Ivan Lopez" w:date="2015-09-07T09:49:00Z">
        <w:r>
          <w:t xml:space="preserve"> </w:t>
        </w:r>
      </w:ins>
      <w:proofErr w:type="spellStart"/>
      <w:ins w:id="557" w:author="Ivan Lopez" w:date="2015-09-07T09:50:00Z">
        <w:r>
          <w:t>Rich</w:t>
        </w:r>
        <w:r>
          <w:rPr>
            <w:i/>
          </w:rPr>
          <w:t>E</w:t>
        </w:r>
      </w:ins>
      <w:ins w:id="558" w:author="Ivan Lopez" w:date="2015-06-23T16:13:00Z">
        <w:r w:rsidR="00865E0E" w:rsidRPr="0027336E">
          <w:rPr>
            <w:i/>
          </w:rPr>
          <w:t>mail</w:t>
        </w:r>
        <w:proofErr w:type="spellEnd"/>
        <w:r w:rsidR="00865E0E">
          <w:t xml:space="preserve">, </w:t>
        </w:r>
      </w:ins>
      <w:proofErr w:type="spellStart"/>
      <w:ins w:id="559" w:author="Ivan Lopez" w:date="2015-09-07T09:50:00Z">
        <w:r>
          <w:rPr>
            <w:i/>
          </w:rPr>
          <w:t>P</w:t>
        </w:r>
      </w:ins>
      <w:ins w:id="560" w:author="Ivan Lopez" w:date="2015-06-23T16:13:00Z">
        <w:r w:rsidR="00865E0E" w:rsidRPr="00FF1441">
          <w:rPr>
            <w:i/>
          </w:rPr>
          <w:t>assword</w:t>
        </w:r>
        <w:proofErr w:type="spellEnd"/>
        <w:r w:rsidR="00865E0E">
          <w:t xml:space="preserve"> </w:t>
        </w:r>
      </w:ins>
      <w:ins w:id="561" w:author="Ivan Lopez" w:date="2015-09-07T09:51:00Z">
        <w:r>
          <w:t xml:space="preserve">y a los elementos del tipo </w:t>
        </w:r>
        <w:proofErr w:type="spellStart"/>
        <w:r w:rsidRPr="006A6A78">
          <w:rPr>
            <w:i/>
          </w:rPr>
          <w:t>List</w:t>
        </w:r>
      </w:ins>
      <w:proofErr w:type="spellEnd"/>
      <w:ins w:id="562" w:author="Ivan Lopez" w:date="2015-09-07T09:52:00Z">
        <w:r>
          <w:t>,</w:t>
        </w:r>
      </w:ins>
      <w:ins w:id="563" w:author="Ivan Lopez" w:date="2015-06-23T16:13:00Z">
        <w:r w:rsidR="00865E0E">
          <w:t xml:space="preserve"> </w:t>
        </w:r>
      </w:ins>
      <w:proofErr w:type="spellStart"/>
      <w:ins w:id="564" w:author="Ivan Lopez" w:date="2015-09-07T09:53:00Z">
        <w:r w:rsidR="00315FFD">
          <w:rPr>
            <w:i/>
          </w:rPr>
          <w:t>c</w:t>
        </w:r>
      </w:ins>
      <w:ins w:id="565" w:author="Ivan Lopez" w:date="2015-06-23T16:13:00Z">
        <w:r w:rsidR="00865E0E" w:rsidRPr="00FF1441">
          <w:rPr>
            <w:i/>
          </w:rPr>
          <w:t>hoice</w:t>
        </w:r>
        <w:proofErr w:type="spellEnd"/>
        <w:r w:rsidR="00865E0E">
          <w:t xml:space="preserve"> y </w:t>
        </w:r>
      </w:ins>
      <w:proofErr w:type="spellStart"/>
      <w:ins w:id="566" w:author="Ivan Lopez" w:date="2015-09-07T09:53:00Z">
        <w:r w:rsidR="00315FFD">
          <w:rPr>
            <w:i/>
          </w:rPr>
          <w:t>c</w:t>
        </w:r>
      </w:ins>
      <w:ins w:id="567" w:author="Ivan Lopez" w:date="2015-06-23T16:13:00Z">
        <w:r w:rsidR="00865E0E" w:rsidRPr="00FF1441">
          <w:rPr>
            <w:i/>
          </w:rPr>
          <w:t>heck</w:t>
        </w:r>
        <w:proofErr w:type="spellEnd"/>
        <w:r w:rsidR="00865E0E">
          <w:t xml:space="preserve">. </w:t>
        </w:r>
      </w:ins>
    </w:p>
    <w:p w:rsidR="009473D5" w:rsidRDefault="009473D5" w:rsidP="00865E0E">
      <w:pPr>
        <w:spacing w:after="0"/>
        <w:rPr>
          <w:ins w:id="568" w:author="Ivan Lopez" w:date="2015-09-07T09:58:00Z"/>
        </w:rPr>
      </w:pPr>
    </w:p>
    <w:p w:rsidR="00223772" w:rsidRDefault="00F610DF" w:rsidP="00223772">
      <w:pPr>
        <w:spacing w:after="0"/>
        <w:rPr>
          <w:ins w:id="569" w:author="Ivan Lopez" w:date="2015-09-07T10:48:00Z"/>
        </w:rPr>
      </w:pPr>
      <w:ins w:id="570" w:author="Ivan Lopez" w:date="2015-06-23T16:13:00Z">
        <w:r>
          <w:t xml:space="preserve">Para </w:t>
        </w:r>
      </w:ins>
      <w:ins w:id="571" w:author="Ivan Lopez" w:date="2015-09-07T10:23:00Z">
        <w:r>
          <w:t>los campos del</w:t>
        </w:r>
      </w:ins>
      <w:ins w:id="572" w:author="Ivan Lopez" w:date="2015-06-23T16:13:00Z">
        <w:r w:rsidR="00865E0E">
          <w:t xml:space="preserve"> tipo</w:t>
        </w:r>
      </w:ins>
      <w:ins w:id="573" w:author="Ivan Lopez" w:date="2015-09-07T09:59:00Z">
        <w:r w:rsidR="009473D5">
          <w:t xml:space="preserve"> </w:t>
        </w:r>
        <w:proofErr w:type="spellStart"/>
        <w:r w:rsidR="009473D5" w:rsidRPr="00FF3CCB">
          <w:rPr>
            <w:i/>
          </w:rPr>
          <w:t>T</w:t>
        </w:r>
        <w:r w:rsidR="009473D5">
          <w:rPr>
            <w:i/>
          </w:rPr>
          <w:t>extIn</w:t>
        </w:r>
        <w:r w:rsidR="009473D5" w:rsidRPr="00FF3CCB">
          <w:rPr>
            <w:i/>
          </w:rPr>
          <w:t>put</w:t>
        </w:r>
      </w:ins>
      <w:proofErr w:type="spellEnd"/>
      <w:ins w:id="574" w:author="Ivan Lopez" w:date="2015-09-07T10:00:00Z">
        <w:r w:rsidR="009473D5">
          <w:rPr>
            <w:i/>
          </w:rPr>
          <w:t xml:space="preserve">, </w:t>
        </w:r>
        <w:proofErr w:type="spellStart"/>
        <w:r w:rsidR="009473D5">
          <w:rPr>
            <w:i/>
          </w:rPr>
          <w:t>P</w:t>
        </w:r>
        <w:r w:rsidR="009473D5" w:rsidRPr="00FF3CCB">
          <w:rPr>
            <w:i/>
          </w:rPr>
          <w:t>assword</w:t>
        </w:r>
        <w:proofErr w:type="spellEnd"/>
        <w:r w:rsidR="009473D5">
          <w:rPr>
            <w:i/>
          </w:rPr>
          <w:t xml:space="preserve"> y</w:t>
        </w:r>
      </w:ins>
      <w:ins w:id="575" w:author="Ivan Lopez" w:date="2015-06-23T16:13:00Z">
        <w:r w:rsidR="00865E0E">
          <w:t xml:space="preserve"> </w:t>
        </w:r>
      </w:ins>
      <w:proofErr w:type="spellStart"/>
      <w:ins w:id="576" w:author="Ivan Lopez" w:date="2015-09-07T10:00:00Z">
        <w:r w:rsidR="009473D5" w:rsidRPr="006A6A78">
          <w:rPr>
            <w:i/>
          </w:rPr>
          <w:t>Rich</w:t>
        </w:r>
        <w:r w:rsidR="009473D5" w:rsidRPr="00400933">
          <w:rPr>
            <w:i/>
          </w:rPr>
          <w:t>E</w:t>
        </w:r>
      </w:ins>
      <w:ins w:id="577" w:author="Ivan Lopez" w:date="2015-06-23T16:13:00Z">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ins>
      <w:ins w:id="578" w:author="Ivan Lopez" w:date="2015-09-07T10:22:00Z">
        <w:r>
          <w:t>que puede ingresarse,</w:t>
        </w:r>
      </w:ins>
      <w:ins w:id="579" w:author="Ivan Lopez" w:date="2015-06-23T16:13:00Z">
        <w:r w:rsidR="00865E0E">
          <w:t xml:space="preserve"> </w:t>
        </w:r>
      </w:ins>
      <w:ins w:id="580" w:author="Ivan Lopez" w:date="2015-09-07T10:25:00Z">
        <w:r>
          <w:t>por medio d</w:t>
        </w:r>
      </w:ins>
      <w:ins w:id="581" w:author="Ivan Lopez" w:date="2015-06-23T16:13:00Z">
        <w:r w:rsidR="00865E0E">
          <w:t xml:space="preserve">el </w:t>
        </w:r>
      </w:ins>
      <w:ins w:id="582" w:author="Ivan Lopez" w:date="2015-09-07T10:01:00Z">
        <w:r w:rsidR="009473D5">
          <w:t>atributo</w:t>
        </w:r>
      </w:ins>
      <w:ins w:id="583" w:author="Ivan Lopez" w:date="2015-09-07T10:26:00Z">
        <w:r>
          <w:t xml:space="preserve"> entero</w:t>
        </w:r>
      </w:ins>
      <w:ins w:id="584" w:author="Ivan Lopez" w:date="2015-06-23T16:13:00Z">
        <w:r w:rsidR="00865E0E">
          <w:t xml:space="preserve"> </w:t>
        </w:r>
        <w:proofErr w:type="spellStart"/>
        <w:r w:rsidR="00865E0E" w:rsidRPr="00FF1441">
          <w:rPr>
            <w:i/>
          </w:rPr>
          <w:t>minLength</w:t>
        </w:r>
        <w:proofErr w:type="spellEnd"/>
        <w:r>
          <w:t>.</w:t>
        </w:r>
      </w:ins>
      <w:ins w:id="585" w:author="Ivan Lopez" w:date="2015-09-07T11:39:00Z">
        <w:r w:rsidR="000A3088">
          <w:t xml:space="preserve">  El 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w:t>
        </w:r>
      </w:ins>
      <w:ins w:id="586" w:author="Ivan Lopez" w:date="2015-09-07T11:40:00Z">
        <w:r w:rsidR="000A3088">
          <w:t xml:space="preserve"> el establecimiento de</w:t>
        </w:r>
      </w:ins>
      <w:ins w:id="587" w:author="Ivan Lopez" w:date="2015-09-07T11:39:00Z">
        <w:r w:rsidR="000A3088">
          <w:t xml:space="preserve"> un nivel de seguridad </w:t>
        </w:r>
      </w:ins>
      <w:ins w:id="588" w:author="Ivan Lopez" w:date="2015-09-07T11:40:00Z">
        <w:r w:rsidR="000A3088">
          <w:t>en las contraseñas.</w:t>
        </w:r>
      </w:ins>
      <w:ins w:id="589" w:author="Ivan Lopez" w:date="2015-09-07T10:25:00Z">
        <w:r>
          <w:t xml:space="preserve"> </w:t>
        </w:r>
      </w:ins>
      <w:ins w:id="590" w:author="Ivan Lopez" w:date="2015-09-07T10:26:00Z">
        <w:r>
          <w:t>De manera similar,</w:t>
        </w:r>
      </w:ins>
      <w:ins w:id="591" w:author="Ivan Lopez" w:date="2015-06-23T16:13:00Z">
        <w:r w:rsidR="00865E0E">
          <w:t xml:space="preserve"> el </w:t>
        </w:r>
      </w:ins>
      <w:ins w:id="592" w:author="Ivan Lopez" w:date="2015-09-07T10:02:00Z">
        <w:r w:rsidR="009473D5">
          <w:t>atributo</w:t>
        </w:r>
      </w:ins>
      <w:ins w:id="593" w:author="Ivan Lopez" w:date="2015-06-23T16:13:00Z">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ins>
      <w:ins w:id="594" w:author="Ivan Lopez" w:date="2015-09-07T10:28:00Z">
        <w:r>
          <w:t xml:space="preserve"> en estos campos</w:t>
        </w:r>
      </w:ins>
      <w:ins w:id="595" w:author="Ivan Lopez" w:date="2015-09-07T11:40:00Z">
        <w:r w:rsidR="000A3088">
          <w:t>, para evitar desbordamientos</w:t>
        </w:r>
      </w:ins>
      <w:ins w:id="596" w:author="Ivan Lopez" w:date="2015-06-23T16:13:00Z">
        <w:r>
          <w:t xml:space="preserve">. </w:t>
        </w:r>
      </w:ins>
      <w:ins w:id="597" w:author="Ivan Lopez" w:date="2015-09-07T10:29:00Z">
        <w:r>
          <w:t>El campo</w:t>
        </w:r>
      </w:ins>
      <w:ins w:id="598" w:author="Ivan Lopez" w:date="2015-09-07T10:28:00Z">
        <w:r>
          <w:t xml:space="preserve"> </w:t>
        </w:r>
      </w:ins>
      <w:proofErr w:type="spellStart"/>
      <w:ins w:id="599" w:author="Ivan Lopez" w:date="2015-06-23T16:13:00Z">
        <w:r w:rsidR="00865E0E" w:rsidRPr="00E73F04">
          <w:rPr>
            <w:i/>
          </w:rPr>
          <w:t>TextI</w:t>
        </w:r>
        <w:r w:rsidR="00865E0E">
          <w:rPr>
            <w:i/>
          </w:rPr>
          <w:t>n</w:t>
        </w:r>
        <w:r w:rsidR="00865E0E" w:rsidRPr="00E73F04">
          <w:rPr>
            <w:i/>
          </w:rPr>
          <w:t>put</w:t>
        </w:r>
        <w:proofErr w:type="spellEnd"/>
        <w:r w:rsidR="00865E0E">
          <w:rPr>
            <w:i/>
          </w:rPr>
          <w:t>,</w:t>
        </w:r>
      </w:ins>
      <w:ins w:id="600" w:author="Ivan Lopez" w:date="2015-09-07T10:43:00Z">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ins>
      <w:proofErr w:type="spellEnd"/>
      <w:ins w:id="601" w:author="Ivan Lopez" w:date="2015-09-07T10:44:00Z">
        <w:r w:rsidR="00223772">
          <w:t>, posee el atributo privado</w:t>
        </w:r>
      </w:ins>
      <w:ins w:id="602" w:author="Ivan Lopez" w:date="2015-06-23T16:13:00Z">
        <w:r w:rsidR="00865E0E">
          <w:t xml:space="preserve"> </w:t>
        </w:r>
        <w:proofErr w:type="spellStart"/>
        <w:r w:rsidR="00865E0E" w:rsidRPr="00D242F6">
          <w:rPr>
            <w:i/>
          </w:rPr>
          <w:t>digits</w:t>
        </w:r>
      </w:ins>
      <w:proofErr w:type="spellEnd"/>
      <w:ins w:id="603" w:author="Ivan Lopez" w:date="2015-09-07T10:44:00Z">
        <w:r w:rsidR="00223772">
          <w:rPr>
            <w:i/>
          </w:rPr>
          <w:t>, que</w:t>
        </w:r>
      </w:ins>
      <w:ins w:id="604" w:author="Ivan Lopez" w:date="2015-06-23T16:13:00Z">
        <w:r w:rsidR="00865E0E">
          <w:t xml:space="preserve">  establece que el campo de entrada debe tener estrictamente valores</w:t>
        </w:r>
      </w:ins>
      <w:ins w:id="605" w:author="Ivan Lopez" w:date="2015-09-07T10:45:00Z">
        <w:r w:rsidR="00223772">
          <w:t xml:space="preserve"> numéricos </w:t>
        </w:r>
      </w:ins>
      <w:ins w:id="606" w:author="Ivan Lopez" w:date="2015-06-23T16:13:00Z">
        <w:r w:rsidR="00865E0E">
          <w:t>del cero al nueve.</w:t>
        </w:r>
      </w:ins>
      <w:ins w:id="607" w:author="Ivan Lopez" w:date="2015-09-07T10:48:00Z">
        <w:r w:rsidR="00223772">
          <w:t xml:space="preserve"> </w:t>
        </w:r>
      </w:ins>
      <w:ins w:id="608" w:author="Ivan Lopez" w:date="2015-09-07T10:51:00Z">
        <w:r w:rsidR="00223772">
          <w:t xml:space="preserve">El campo </w:t>
        </w:r>
      </w:ins>
      <w:ins w:id="609" w:author="Ivan Lopez" w:date="2015-09-07T10:52:00Z">
        <w:r w:rsidR="00894E04">
          <w:t xml:space="preserve">del tipo </w:t>
        </w:r>
      </w:ins>
      <w:proofErr w:type="spellStart"/>
      <w:ins w:id="610" w:author="Ivan Lopez" w:date="2015-09-07T10:51:00Z">
        <w:r w:rsidR="00223772" w:rsidRPr="006A6A78">
          <w:rPr>
            <w:i/>
          </w:rPr>
          <w:t>Password</w:t>
        </w:r>
        <w:proofErr w:type="spellEnd"/>
        <w:r w:rsidR="00223772">
          <w:rPr>
            <w:i/>
          </w:rPr>
          <w:t xml:space="preserve"> </w:t>
        </w:r>
        <w:r w:rsidR="00223772">
          <w:t>posee</w:t>
        </w:r>
        <w:r w:rsidR="00894E04">
          <w:t xml:space="preserve"> </w:t>
        </w:r>
      </w:ins>
      <w:ins w:id="611" w:author="Ivan Lopez" w:date="2015-09-07T10:48:00Z">
        <w:r w:rsidR="00223772">
          <w:t xml:space="preserve">el </w:t>
        </w:r>
      </w:ins>
      <w:ins w:id="612" w:author="Ivan Lopez" w:date="2015-09-07T10:52:00Z">
        <w:r w:rsidR="00894E04">
          <w:lastRenderedPageBreak/>
          <w:t>atributo</w:t>
        </w:r>
      </w:ins>
      <w:ins w:id="613" w:author="Ivan Lopez" w:date="2015-09-07T10:48:00Z">
        <w:r w:rsidR="00223772">
          <w:t xml:space="preserve"> booleano </w:t>
        </w:r>
        <w:proofErr w:type="spellStart"/>
        <w:r w:rsidR="00223772">
          <w:rPr>
            <w:i/>
          </w:rPr>
          <w:t>confirmPass</w:t>
        </w:r>
        <w:proofErr w:type="spellEnd"/>
        <w:r w:rsidR="00223772">
          <w:t>,</w:t>
        </w:r>
      </w:ins>
      <w:ins w:id="614" w:author="Ivan Lopez" w:date="2015-09-07T10:52:00Z">
        <w:r w:rsidR="00894E04">
          <w:t xml:space="preserve"> </w:t>
        </w:r>
      </w:ins>
      <w:ins w:id="615" w:author="Ivan Lopez" w:date="2015-09-07T10:48:00Z">
        <w:r w:rsidR="00223772">
          <w:t xml:space="preserve"> para el caso en el que se necesite crear otro campo de entrada </w:t>
        </w:r>
      </w:ins>
      <w:ins w:id="616" w:author="Ivan Lopez" w:date="2015-09-07T11:41:00Z">
        <w:r w:rsidR="000A3088">
          <w:t xml:space="preserve">del tipo </w:t>
        </w:r>
        <w:proofErr w:type="spellStart"/>
        <w:r w:rsidR="000A3088" w:rsidRPr="006A6A78">
          <w:rPr>
            <w:i/>
          </w:rPr>
          <w:t>Password</w:t>
        </w:r>
        <w:proofErr w:type="spellEnd"/>
        <w:r w:rsidR="000A3088">
          <w:t xml:space="preserve"> </w:t>
        </w:r>
      </w:ins>
      <w:ins w:id="617" w:author="Ivan Lopez" w:date="2015-09-07T10:48:00Z">
        <w:r w:rsidR="00223772">
          <w:t xml:space="preserve">para la confirmación de contraseña.  </w:t>
        </w:r>
      </w:ins>
    </w:p>
    <w:p w:rsidR="00223772" w:rsidRDefault="00223772" w:rsidP="00865E0E">
      <w:pPr>
        <w:spacing w:after="0"/>
        <w:rPr>
          <w:ins w:id="618" w:author="Ivan Lopez" w:date="2015-09-07T10:48:00Z"/>
        </w:rPr>
      </w:pPr>
    </w:p>
    <w:p w:rsidR="00865E0E" w:rsidRDefault="00894E04" w:rsidP="00865E0E">
      <w:pPr>
        <w:spacing w:after="0"/>
      </w:pPr>
      <w:ins w:id="619" w:author="Ivan Lopez" w:date="2015-09-07T10:54:00Z">
        <w:r>
          <w:t>El</w:t>
        </w:r>
      </w:ins>
      <w:ins w:id="620" w:author="Ivan Lopez" w:date="2015-06-23T16:13:00Z">
        <w:r w:rsidR="00865E0E">
          <w:t xml:space="preserve"> </w:t>
        </w:r>
      </w:ins>
      <w:ins w:id="621" w:author="Ivan Lopez" w:date="2015-09-07T11:26:00Z">
        <w:r w:rsidR="00C77090">
          <w:t>atributo</w:t>
        </w:r>
      </w:ins>
      <w:ins w:id="622" w:author="Ivan Lopez" w:date="2015-09-07T11:27:00Z">
        <w:r w:rsidR="00C77090">
          <w:t xml:space="preserve"> booleano</w:t>
        </w:r>
      </w:ins>
      <w:ins w:id="623" w:author="Ivan Lopez" w:date="2015-09-07T11:26:00Z">
        <w:r w:rsidR="00C77090">
          <w:t xml:space="preserve">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ins>
      <w:proofErr w:type="spellEnd"/>
      <w:ins w:id="624" w:author="Ivan Lopez" w:date="2015-09-07T11:27:00Z">
        <w:r w:rsidR="00C77090">
          <w:t>, puede</w:t>
        </w:r>
      </w:ins>
      <w:ins w:id="625" w:author="Ivan Lopez" w:date="2015-09-07T11:28:00Z">
        <w:r w:rsidR="000A3088">
          <w:t xml:space="preserve"> activarse para </w:t>
        </w:r>
      </w:ins>
      <w:ins w:id="626" w:author="Ivan Lopez" w:date="2015-09-07T11:43:00Z">
        <w:r w:rsidR="000A3088">
          <w:t xml:space="preserve">todos los </w:t>
        </w:r>
      </w:ins>
      <w:ins w:id="627" w:author="Ivan Lopez" w:date="2015-09-07T11:28:00Z">
        <w:r w:rsidR="00C77090">
          <w:t>campos</w:t>
        </w:r>
      </w:ins>
      <w:ins w:id="628" w:author="Ivan Lopez" w:date="2015-09-07T11:43:00Z">
        <w:r w:rsidR="000A3088">
          <w:t xml:space="preserve"> que heredan de ella</w:t>
        </w:r>
      </w:ins>
      <w:ins w:id="629" w:author="Ivan Lopez" w:date="2015-09-07T11:45:00Z">
        <w:r w:rsidR="000A3088">
          <w:t>. Para el caso de los campos</w:t>
        </w:r>
      </w:ins>
      <w:ins w:id="630" w:author="Ivan Lopez" w:date="2015-09-07T11:47:00Z">
        <w:r w:rsidR="000A1A0B">
          <w:t>,</w:t>
        </w:r>
      </w:ins>
      <w:ins w:id="631" w:author="Ivan Lopez" w:date="2015-09-07T11:46:00Z">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ins>
      <w:proofErr w:type="spellEnd"/>
      <w:ins w:id="632" w:author="Ivan Lopez" w:date="2015-09-07T11:47:00Z">
        <w:r w:rsidR="000A1A0B">
          <w:t xml:space="preserve">, el atributo </w:t>
        </w:r>
        <w:proofErr w:type="spellStart"/>
        <w:r w:rsidR="000A1A0B" w:rsidRPr="006A6A78">
          <w:rPr>
            <w:i/>
          </w:rPr>
          <w:t>mandatory</w:t>
        </w:r>
      </w:ins>
      <w:proofErr w:type="spellEnd"/>
      <w:ins w:id="633" w:author="Ivan Lopez" w:date="2015-09-07T11:43:00Z">
        <w:r w:rsidR="000A3088">
          <w:t xml:space="preserve"> </w:t>
        </w:r>
      </w:ins>
      <w:ins w:id="634" w:author="Ivan Lopez" w:date="2015-09-07T11:33:00Z">
        <w:r w:rsidR="000A1A0B">
          <w:t>indica</w:t>
        </w:r>
        <w:r w:rsidR="00C77090">
          <w:t xml:space="preserve"> </w:t>
        </w:r>
      </w:ins>
      <w:ins w:id="635" w:author="Ivan Lopez" w:date="2015-06-23T16:13:00Z">
        <w:r w:rsidR="00865E0E">
          <w:t xml:space="preserve">que </w:t>
        </w:r>
      </w:ins>
      <w:ins w:id="636" w:author="Ivan Lopez" w:date="2015-09-07T11:34:00Z">
        <w:r w:rsidR="00C77090">
          <w:t xml:space="preserve">estos campos </w:t>
        </w:r>
      </w:ins>
      <w:ins w:id="637" w:author="Ivan Lopez" w:date="2015-06-23T16:13:00Z">
        <w:r w:rsidR="00C77090">
          <w:t>no pueden quedar vac</w:t>
        </w:r>
      </w:ins>
      <w:ins w:id="638" w:author="Ivan Lopez" w:date="2015-09-07T11:34:00Z">
        <w:r w:rsidR="00C77090">
          <w:t>ío</w:t>
        </w:r>
      </w:ins>
      <w:ins w:id="639" w:author="Ivan Lopez" w:date="2015-06-23T16:13:00Z">
        <w:r w:rsidR="000A1A0B">
          <w:t>s</w:t>
        </w:r>
      </w:ins>
      <w:ins w:id="640" w:author="Ivan Lopez" w:date="2015-09-07T11:48:00Z">
        <w:r w:rsidR="000A1A0B">
          <w:t xml:space="preserve">. Para el campo del tipo </w:t>
        </w:r>
        <w:proofErr w:type="spellStart"/>
        <w:r w:rsidR="000A1A0B" w:rsidRPr="006A6A78">
          <w:rPr>
            <w:i/>
          </w:rPr>
          <w:t>List</w:t>
        </w:r>
      </w:ins>
      <w:proofErr w:type="spellEnd"/>
      <w:ins w:id="641" w:author="Ivan Lopez" w:date="2015-09-07T11:49:00Z">
        <w:r w:rsidR="000A1A0B">
          <w:t xml:space="preserve">, </w:t>
        </w:r>
      </w:ins>
      <w:ins w:id="642" w:author="Ivan Lopez" w:date="2015-09-07T11:52:00Z">
        <w:r w:rsidR="000A1A0B">
          <w:t xml:space="preserve">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w:t>
        </w:r>
      </w:ins>
      <w:ins w:id="643" w:author="Ivan Lopez" w:date="2015-09-07T11:53:00Z">
        <w:r w:rsidR="000A1A0B">
          <w:t xml:space="preserve"> </w:t>
        </w:r>
      </w:ins>
      <w:ins w:id="644" w:author="Ivan Lopez" w:date="2015-09-07T11:55:00Z">
        <w:r w:rsidR="000A1A0B">
          <w:t>al activar</w:t>
        </w:r>
      </w:ins>
      <w:ins w:id="645" w:author="Ivan Lopez" w:date="2015-09-07T11:53:00Z">
        <w:r w:rsidR="000A1A0B">
          <w:t xml:space="preserve"> el atributo </w:t>
        </w:r>
      </w:ins>
      <w:proofErr w:type="spellStart"/>
      <w:ins w:id="646" w:author="Ivan Lopez" w:date="2015-09-07T11:52:00Z">
        <w:r w:rsidR="000A1A0B" w:rsidRPr="006A6A78">
          <w:rPr>
            <w:i/>
          </w:rPr>
          <w:t>mandator</w:t>
        </w:r>
      </w:ins>
      <w:ins w:id="647" w:author="Ivan Lopez" w:date="2015-09-07T11:53:00Z">
        <w:r w:rsidR="000A1A0B" w:rsidRPr="006A6A78">
          <w:rPr>
            <w:i/>
          </w:rPr>
          <w:t>y</w:t>
        </w:r>
        <w:proofErr w:type="spellEnd"/>
        <w:r w:rsidR="000A1A0B">
          <w:t>, implica que al menos una de las opciones</w:t>
        </w:r>
      </w:ins>
      <w:ins w:id="648" w:author="Ivan Lopez" w:date="2015-09-07T11:56:00Z">
        <w:r w:rsidR="000A1A0B">
          <w:t xml:space="preserve"> de un </w:t>
        </w:r>
        <w:proofErr w:type="spellStart"/>
        <w:r w:rsidR="000A1A0B">
          <w:t>dropBox</w:t>
        </w:r>
        <w:proofErr w:type="spellEnd"/>
        <w:r w:rsidR="000A1A0B">
          <w:t xml:space="preserve">, </w:t>
        </w:r>
        <w:proofErr w:type="spellStart"/>
        <w:r w:rsidR="000A1A0B">
          <w:t>choice</w:t>
        </w:r>
        <w:proofErr w:type="spellEnd"/>
        <w:r w:rsidR="000A1A0B">
          <w:t xml:space="preserve"> o </w:t>
        </w:r>
        <w:proofErr w:type="spellStart"/>
        <w:r w:rsidR="000A1A0B">
          <w:t>check</w:t>
        </w:r>
      </w:ins>
      <w:proofErr w:type="spellEnd"/>
      <w:ins w:id="649" w:author="Ivan Lopez" w:date="2015-09-07T11:53:00Z">
        <w:r w:rsidR="000A1A0B">
          <w:t>, debe ser seleccionada</w:t>
        </w:r>
      </w:ins>
      <w:ins w:id="650" w:author="Ivan Lopez" w:date="2015-06-23T16:13:00Z">
        <w:r w:rsidR="00865E0E">
          <w:t xml:space="preserve">. </w:t>
        </w:r>
      </w:ins>
      <w:r w:rsidR="00287A2D">
        <w:t xml:space="preserve"> En la </w:t>
      </w:r>
      <w:fldSimple w:instr=" REF _Ref429460068 \h  \* MERGEFORMAT ">
        <w:r w:rsidR="000705AC" w:rsidRPr="000705AC">
          <w:rPr>
            <w:color w:val="000000" w:themeColor="text1"/>
          </w:rPr>
          <w:t>Figura 6</w:t>
        </w:r>
      </w:fldSimple>
      <w:r w:rsidR="00287A2D">
        <w:t xml:space="preserve"> se presentan algunos ejemplos de </w:t>
      </w:r>
      <w:r w:rsidR="000705AC" w:rsidRPr="00A9619C">
        <w:rPr>
          <w:i/>
        </w:rPr>
        <w:t xml:space="preserve">Live </w:t>
      </w:r>
      <w:proofErr w:type="spellStart"/>
      <w:r w:rsidR="000705AC" w:rsidRPr="00A9619C">
        <w:rPr>
          <w:i/>
        </w:rPr>
        <w:t>Validation</w:t>
      </w:r>
      <w:proofErr w:type="spellEnd"/>
      <w:r w:rsidR="00287A2D">
        <w:t>.</w:t>
      </w:r>
    </w:p>
    <w:p w:rsidR="00A822CD" w:rsidRDefault="00A822CD" w:rsidP="00865E0E">
      <w:pPr>
        <w:spacing w:after="0"/>
      </w:pPr>
    </w:p>
    <w:p w:rsidR="009006A8" w:rsidRDefault="00C35821" w:rsidP="00D462C1">
      <w:pPr>
        <w:keepNext/>
        <w:spacing w:after="0"/>
        <w:jc w:val="center"/>
      </w:pPr>
      <w:r>
        <w:rPr>
          <w:noProof/>
          <w:lang w:val="es-PY" w:eastAsia="es-PY"/>
        </w:rPr>
        <w:drawing>
          <wp:inline distT="0" distB="0" distL="0" distR="0">
            <wp:extent cx="3450037" cy="2291378"/>
            <wp:effectExtent l="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4" cstate="print"/>
                    <a:stretch>
                      <a:fillRect/>
                    </a:stretch>
                  </pic:blipFill>
                  <pic:spPr>
                    <a:xfrm>
                      <a:off x="0" y="0"/>
                      <a:ext cx="3453922" cy="2293958"/>
                    </a:xfrm>
                    <a:prstGeom prst="rect">
                      <a:avLst/>
                    </a:prstGeom>
                  </pic:spPr>
                </pic:pic>
              </a:graphicData>
            </a:graphic>
          </wp:inline>
        </w:drawing>
      </w:r>
    </w:p>
    <w:p w:rsidR="009006A8" w:rsidRDefault="000705AC">
      <w:pPr>
        <w:pStyle w:val="Epgrafe"/>
        <w:ind w:left="2124" w:firstLine="708"/>
        <w:rPr>
          <w:ins w:id="651" w:author="Ivan Lopez" w:date="2015-06-23T16:13:00Z"/>
          <w:color w:val="000000" w:themeColor="text1"/>
        </w:rPr>
      </w:pPr>
      <w:bookmarkStart w:id="652" w:name="_Ref429460068"/>
      <w:r w:rsidRPr="000705AC">
        <w:rPr>
          <w:color w:val="000000" w:themeColor="text1"/>
        </w:rPr>
        <w:t xml:space="preserve">Figura </w:t>
      </w:r>
      <w:r w:rsidR="00F95A0F" w:rsidRPr="000705AC">
        <w:rPr>
          <w:color w:val="000000" w:themeColor="text1"/>
        </w:rPr>
        <w:fldChar w:fldCharType="begin"/>
      </w:r>
      <w:r w:rsidRPr="000705AC">
        <w:rPr>
          <w:color w:val="000000" w:themeColor="text1"/>
        </w:rPr>
        <w:instrText xml:space="preserve"> SEQ Figura \* ARABIC </w:instrText>
      </w:r>
      <w:r w:rsidR="00F95A0F" w:rsidRPr="000705AC">
        <w:rPr>
          <w:color w:val="000000" w:themeColor="text1"/>
        </w:rPr>
        <w:fldChar w:fldCharType="separate"/>
      </w:r>
      <w:r w:rsidR="00635E73">
        <w:rPr>
          <w:noProof/>
          <w:color w:val="000000" w:themeColor="text1"/>
        </w:rPr>
        <w:t>6</w:t>
      </w:r>
      <w:r w:rsidR="00F95A0F" w:rsidRPr="000705AC">
        <w:rPr>
          <w:color w:val="000000" w:themeColor="text1"/>
        </w:rPr>
        <w:fldChar w:fldCharType="end"/>
      </w:r>
      <w:bookmarkEnd w:id="652"/>
      <w:r w:rsidRPr="000705AC">
        <w:rPr>
          <w:b w:val="0"/>
          <w:color w:val="000000" w:themeColor="text1"/>
        </w:rPr>
        <w:t xml:space="preserve"> Ejemplos de </w:t>
      </w:r>
      <w:r w:rsidRPr="000705AC">
        <w:rPr>
          <w:b w:val="0"/>
          <w:i/>
          <w:color w:val="000000" w:themeColor="text1"/>
        </w:rPr>
        <w:t xml:space="preserve">Live </w:t>
      </w:r>
      <w:proofErr w:type="spellStart"/>
      <w:r w:rsidRPr="000705AC">
        <w:rPr>
          <w:b w:val="0"/>
          <w:i/>
          <w:color w:val="000000" w:themeColor="text1"/>
        </w:rPr>
        <w:t>Validation</w:t>
      </w:r>
      <w:proofErr w:type="spellEnd"/>
    </w:p>
    <w:p w:rsidR="00865E0E" w:rsidRDefault="00865E0E" w:rsidP="00865E0E">
      <w:pPr>
        <w:spacing w:after="0"/>
        <w:rPr>
          <w:ins w:id="653" w:author="Ivan Lopez" w:date="2015-06-23T16:13:00Z"/>
        </w:rPr>
      </w:pPr>
    </w:p>
    <w:p w:rsidR="007A03A6" w:rsidRDefault="0098637B" w:rsidP="00D12371">
      <w:pPr>
        <w:spacing w:after="0"/>
        <w:rPr>
          <w:ins w:id="654" w:author="Ivan Lopez" w:date="2015-09-09T17:30:00Z"/>
          <w:b/>
        </w:rPr>
      </w:pPr>
      <w:ins w:id="655" w:author="Ivan Lopez" w:date="2015-09-10T17:38:00Z">
        <w:r>
          <w:rPr>
            <w:b/>
          </w:rPr>
          <w:t>4</w:t>
        </w:r>
      </w:ins>
      <w:ins w:id="656" w:author="Ivan Lopez" w:date="2015-06-23T16:13:00Z">
        <w:r>
          <w:rPr>
            <w:b/>
          </w:rPr>
          <w:t>.</w:t>
        </w:r>
      </w:ins>
      <w:ins w:id="657" w:author="Ivan Lopez" w:date="2015-09-10T17:38:00Z">
        <w:r>
          <w:rPr>
            <w:b/>
          </w:rPr>
          <w:t>2</w:t>
        </w:r>
      </w:ins>
      <w:ins w:id="658" w:author="Ivan Lopez" w:date="2015-06-23T16:13:00Z">
        <w:r w:rsidR="00D93F2C">
          <w:rPr>
            <w:b/>
          </w:rPr>
          <w:t>.</w:t>
        </w:r>
      </w:ins>
      <w:ins w:id="659" w:author="Ivan Lopez" w:date="2015-09-10T17:44:00Z">
        <w:r w:rsidR="00D93F2C">
          <w:rPr>
            <w:b/>
          </w:rPr>
          <w:t>1.5</w:t>
        </w:r>
      </w:ins>
      <w:ins w:id="660" w:author="Ivan Lopez" w:date="2015-06-23T16:13:00Z">
        <w:r w:rsidR="00865E0E">
          <w:rPr>
            <w:b/>
          </w:rPr>
          <w:t xml:space="preserve"> </w:t>
        </w:r>
        <w:proofErr w:type="spellStart"/>
        <w:r w:rsidR="00865E0E">
          <w:rPr>
            <w:b/>
          </w:rPr>
          <w:t>RichAccordion</w:t>
        </w:r>
      </w:ins>
      <w:proofErr w:type="spellEnd"/>
    </w:p>
    <w:p w:rsidR="007A03A6" w:rsidRDefault="007A03A6" w:rsidP="00D12371">
      <w:pPr>
        <w:spacing w:after="0"/>
        <w:rPr>
          <w:ins w:id="661" w:author="Ivan Lopez" w:date="2015-09-09T17:30:00Z"/>
          <w:b/>
        </w:rPr>
      </w:pPr>
    </w:p>
    <w:p w:rsidR="00762CDB" w:rsidRPr="00D12371" w:rsidRDefault="00865E0E" w:rsidP="00D12371">
      <w:pPr>
        <w:spacing w:after="0"/>
        <w:rPr>
          <w:ins w:id="662" w:author="Ivan Lopez" w:date="2015-09-09T17:15:00Z"/>
          <w:b/>
        </w:rPr>
      </w:pPr>
      <w:ins w:id="663" w:author="Ivan Lopez" w:date="2015-06-23T16:13:00Z">
        <w:r>
          <w:t xml:space="preserve">Este </w:t>
        </w:r>
        <w:del w:id="664" w:author="marcazal" w:date="2015-09-09T06:55:00Z">
          <w:r w:rsidDel="00EA62C7">
            <w:delText>elemento de interfaz enriquecido</w:delText>
          </w:r>
        </w:del>
      </w:ins>
      <w:ins w:id="665" w:author="marcazal" w:date="2015-09-09T06:55:00Z">
        <w:r w:rsidR="00EA62C7" w:rsidRPr="00131296">
          <w:rPr>
            <w:i/>
          </w:rPr>
          <w:t>widget</w:t>
        </w:r>
      </w:ins>
      <w:ins w:id="666" w:author="Ivan Lopez" w:date="2015-06-23T16:13:00Z">
        <w:r>
          <w:t xml:space="preserve"> permite encapsular a varios elementos de interfaz</w:t>
        </w:r>
      </w:ins>
      <w:ins w:id="667" w:author="Ivan Lopez" w:date="2015-09-09T16:43:00Z">
        <w:r w:rsidR="00131296">
          <w:t xml:space="preserve"> de </w:t>
        </w:r>
        <w:proofErr w:type="spellStart"/>
        <w:r w:rsidR="00131296">
          <w:t>MoWebA</w:t>
        </w:r>
      </w:ins>
      <w:proofErr w:type="spellEnd"/>
      <w:ins w:id="668" w:author="Ivan Lopez" w:date="2015-06-23T16:13:00Z">
        <w:r>
          <w:t xml:space="preserve"> dentro de paneles </w:t>
        </w:r>
        <w:proofErr w:type="spellStart"/>
        <w:r>
          <w:t>colapsables</w:t>
        </w:r>
      </w:ins>
      <w:proofErr w:type="spellEnd"/>
      <w:ins w:id="669" w:author="Ivan Lopez" w:date="2015-09-09T16:42:00Z">
        <w:r w:rsidR="00131296">
          <w:t xml:space="preserve"> para presentar información en una cantidad limitada de espaci</w:t>
        </w:r>
      </w:ins>
      <w:ins w:id="670" w:author="Ivan Lopez" w:date="2015-09-09T16:44:00Z">
        <w:r w:rsidR="00131296">
          <w:t>o</w:t>
        </w:r>
      </w:ins>
      <w:ins w:id="671" w:author="Ivan Lopez" w:date="2015-06-23T16:13:00Z">
        <w:r>
          <w:t xml:space="preserve">. Dentro de los elementos que pueden ser desplegados </w:t>
        </w:r>
      </w:ins>
      <w:ins w:id="672" w:author="Ivan Lopez" w:date="2015-09-09T15:36:00Z">
        <w:r w:rsidR="00B43300">
          <w:t xml:space="preserve">en los paneles, </w:t>
        </w:r>
      </w:ins>
      <w:ins w:id="673" w:author="Ivan Lopez" w:date="2015-06-23T16:13:00Z">
        <w:r>
          <w:t>se encuentran los</w:t>
        </w:r>
      </w:ins>
      <w:ins w:id="674" w:author="marcazal" w:date="2015-09-09T07:01:00Z">
        <w:r w:rsidR="00EB221C">
          <w:t xml:space="preserve"> </w:t>
        </w:r>
        <w:proofErr w:type="spellStart"/>
        <w:r w:rsidR="00EB221C" w:rsidRPr="00131296">
          <w:rPr>
            <w:i/>
          </w:rPr>
          <w:t>UIElement</w:t>
        </w:r>
      </w:ins>
      <w:proofErr w:type="spellEnd"/>
      <w:ins w:id="675" w:author="marcazal" w:date="2015-09-09T07:03:00Z">
        <w:r w:rsidR="00EB221C">
          <w:rPr>
            <w:i/>
          </w:rPr>
          <w:t xml:space="preserve"> </w:t>
        </w:r>
        <w:r w:rsidR="00EB221C">
          <w:t xml:space="preserve">de cualquiera de sus extensiones </w:t>
        </w:r>
        <w:proofErr w:type="spellStart"/>
        <w:r w:rsidR="00EB221C" w:rsidRPr="00131296">
          <w:rPr>
            <w:i/>
          </w:rPr>
          <w:t>InputElement</w:t>
        </w:r>
        <w:proofErr w:type="spellEnd"/>
        <w:r w:rsidR="00EB221C">
          <w:t>,</w:t>
        </w:r>
      </w:ins>
      <w:ins w:id="676" w:author="marcazal" w:date="2015-09-09T07:04:00Z">
        <w:r w:rsidR="00EB221C">
          <w:t xml:space="preserve"> </w:t>
        </w:r>
        <w:proofErr w:type="spellStart"/>
        <w:r w:rsidR="00EB221C">
          <w:t>OutputElement</w:t>
        </w:r>
      </w:ins>
      <w:proofErr w:type="spellEnd"/>
      <w:ins w:id="677" w:author="marcazal" w:date="2015-09-09T07:05:00Z">
        <w:r w:rsidR="00EB221C">
          <w:t xml:space="preserve"> o </w:t>
        </w:r>
      </w:ins>
      <w:proofErr w:type="spellStart"/>
      <w:ins w:id="678" w:author="marcazal" w:date="2015-09-09T07:06:00Z">
        <w:r w:rsidR="00EB221C" w:rsidRPr="00EB221C">
          <w:rPr>
            <w:i/>
          </w:rPr>
          <w:t>ControElement</w:t>
        </w:r>
        <w:proofErr w:type="spellEnd"/>
        <w:r w:rsidR="00EB221C">
          <w:t>, como así también los</w:t>
        </w:r>
      </w:ins>
      <w:ins w:id="679" w:author="marcazal" w:date="2015-09-09T07:03:00Z">
        <w:r w:rsidR="00EB221C">
          <w:t xml:space="preserve"> </w:t>
        </w:r>
      </w:ins>
      <w:ins w:id="680" w:author="Ivan Lopez" w:date="2015-06-23T16:13:00Z">
        <w:r>
          <w:t xml:space="preserve"> </w:t>
        </w:r>
      </w:ins>
      <w:proofErr w:type="spellStart"/>
      <w:ins w:id="681" w:author="marcazal" w:date="2015-09-09T07:06:00Z">
        <w:r w:rsidR="00EB221C">
          <w:rPr>
            <w:i/>
          </w:rPr>
          <w:t>C</w:t>
        </w:r>
      </w:ins>
      <w:commentRangeStart w:id="682"/>
      <w:commentRangeStart w:id="683"/>
      <w:ins w:id="684" w:author="Ivan Lopez" w:date="2015-06-23T16:13:00Z">
        <w:del w:id="685" w:author="marcazal" w:date="2015-09-09T07:06:00Z">
          <w:r w:rsidRPr="008716B3" w:rsidDel="00EB221C">
            <w:rPr>
              <w:i/>
            </w:rPr>
            <w:delText>c</w:delText>
          </w:r>
        </w:del>
        <w:r w:rsidRPr="008716B3">
          <w:rPr>
            <w:i/>
          </w:rPr>
          <w:t>ompositeUIElements</w:t>
        </w:r>
        <w:proofErr w:type="spellEnd"/>
        <w:r>
          <w:t xml:space="preserve">,  </w:t>
        </w:r>
      </w:ins>
      <w:proofErr w:type="spellStart"/>
      <w:ins w:id="686" w:author="marcazal" w:date="2015-09-09T07:06:00Z">
        <w:r w:rsidR="00EB221C">
          <w:rPr>
            <w:i/>
          </w:rPr>
          <w:t>T</w:t>
        </w:r>
      </w:ins>
      <w:ins w:id="687" w:author="Ivan Lopez" w:date="2015-06-23T16:13:00Z">
        <w:del w:id="688" w:author="marcazal" w:date="2015-09-09T07:06:00Z">
          <w:r w:rsidRPr="00CD6797" w:rsidDel="00EB221C">
            <w:rPr>
              <w:i/>
            </w:rPr>
            <w:delText>t</w:delText>
          </w:r>
        </w:del>
        <w:r w:rsidRPr="00CD6797">
          <w:rPr>
            <w:i/>
          </w:rPr>
          <w:t>able</w:t>
        </w:r>
        <w:proofErr w:type="spellEnd"/>
        <w:r>
          <w:t xml:space="preserve">  y los </w:t>
        </w:r>
      </w:ins>
      <w:proofErr w:type="spellStart"/>
      <w:ins w:id="689" w:author="marcazal" w:date="2015-09-09T07:06:00Z">
        <w:r w:rsidR="00EB221C">
          <w:rPr>
            <w:i/>
          </w:rPr>
          <w:t>F</w:t>
        </w:r>
      </w:ins>
      <w:ins w:id="690" w:author="Ivan Lopez" w:date="2015-06-23T16:13:00Z">
        <w:del w:id="691" w:author="marcazal" w:date="2015-09-09T07:06:00Z">
          <w:r w:rsidRPr="00CD6797" w:rsidDel="00EB221C">
            <w:rPr>
              <w:i/>
            </w:rPr>
            <w:delText>f</w:delText>
          </w:r>
        </w:del>
        <w:r w:rsidRPr="00CD6797">
          <w:rPr>
            <w:i/>
          </w:rPr>
          <w:t>orm</w:t>
        </w:r>
        <w:commentRangeEnd w:id="682"/>
        <w:proofErr w:type="spellEnd"/>
        <w:r>
          <w:rPr>
            <w:rStyle w:val="Refdecomentario"/>
          </w:rPr>
          <w:commentReference w:id="682"/>
        </w:r>
        <w:commentRangeEnd w:id="683"/>
        <w:r>
          <w:rPr>
            <w:rStyle w:val="Refdecomentario"/>
          </w:rPr>
          <w:commentReference w:id="683"/>
        </w:r>
        <w:r>
          <w:t xml:space="preserve">. </w:t>
        </w:r>
      </w:ins>
      <w:ins w:id="692" w:author="Ivan Lopez" w:date="2015-09-09T15:36:00Z">
        <w:r w:rsidR="00B43300">
          <w:t>En la</w:t>
        </w:r>
      </w:ins>
      <w:ins w:id="693" w:author="Ivan Lopez" w:date="2015-09-09T16:27:00Z">
        <w:r w:rsidR="00EB6D22">
          <w:t xml:space="preserve"> </w:t>
        </w:r>
      </w:ins>
      <w:fldSimple w:instr=" REF _Ref429579455 \h  \* MERGEFORMAT ">
        <w:ins w:id="694" w:author="Ivan Lopez" w:date="2015-09-09T16:28:00Z">
          <w:r w:rsidR="00EB6D22" w:rsidRPr="00EB6D22">
            <w:rPr>
              <w:color w:val="000000" w:themeColor="text1"/>
            </w:rPr>
            <w:t>Figura 7</w:t>
          </w:r>
        </w:ins>
      </w:fldSimple>
      <w:ins w:id="695" w:author="Ivan Lopez" w:date="2015-09-09T15:36:00Z">
        <w:r w:rsidR="00B43300">
          <w:t xml:space="preserve"> se presenta</w:t>
        </w:r>
      </w:ins>
      <w:ins w:id="696" w:author="Ivan Lopez" w:date="2015-09-09T17:26:00Z">
        <w:r w:rsidR="007A03A6">
          <w:t xml:space="preserve"> un ejemplo</w:t>
        </w:r>
      </w:ins>
      <w:ins w:id="697" w:author="Ivan Lopez" w:date="2015-09-09T15:36:00Z">
        <w:r w:rsidR="00B43300">
          <w:t xml:space="preserve"> </w:t>
        </w:r>
      </w:ins>
      <w:ins w:id="698" w:author="Ivan Lopez" w:date="2015-09-09T17:26:00Z">
        <w:r w:rsidR="007A03A6">
          <w:t>d</w:t>
        </w:r>
      </w:ins>
      <w:ins w:id="699" w:author="Ivan Lopez" w:date="2015-09-09T15:36:00Z">
        <w:r w:rsidR="00B43300">
          <w:t xml:space="preserve">el </w:t>
        </w:r>
        <w:proofErr w:type="spellStart"/>
        <w:r w:rsidR="00B43300" w:rsidRPr="00D12371">
          <w:rPr>
            <w:i/>
          </w:rPr>
          <w:t>widget</w:t>
        </w:r>
        <w:proofErr w:type="spellEnd"/>
        <w:r w:rsidR="00762CDB">
          <w:t xml:space="preserve"> </w:t>
        </w:r>
      </w:ins>
      <w:proofErr w:type="spellStart"/>
      <w:ins w:id="700" w:author="Ivan Lopez" w:date="2015-09-09T17:21:00Z">
        <w:r w:rsidR="00762CDB" w:rsidRPr="00D12371">
          <w:rPr>
            <w:i/>
          </w:rPr>
          <w:t>R</w:t>
        </w:r>
      </w:ins>
      <w:ins w:id="701" w:author="Ivan Lopez" w:date="2015-09-09T15:36:00Z">
        <w:r w:rsidR="00B43300" w:rsidRPr="00D12371">
          <w:rPr>
            <w:i/>
          </w:rPr>
          <w:t>i</w:t>
        </w:r>
      </w:ins>
      <w:ins w:id="702" w:author="Ivan Lopez" w:date="2015-09-09T15:40:00Z">
        <w:r w:rsidR="00B43300" w:rsidRPr="00D12371">
          <w:rPr>
            <w:i/>
          </w:rPr>
          <w:t>ch</w:t>
        </w:r>
      </w:ins>
      <w:ins w:id="703" w:author="Ivan Lopez" w:date="2015-09-09T15:41:00Z">
        <w:r w:rsidR="00B43300" w:rsidRPr="00D12371">
          <w:rPr>
            <w:i/>
          </w:rPr>
          <w:t>Accordion</w:t>
        </w:r>
      </w:ins>
      <w:proofErr w:type="spellEnd"/>
      <w:ins w:id="704" w:author="Ivan Lopez" w:date="2015-09-09T16:31:00Z">
        <w:r w:rsidR="00EB6D22">
          <w:t xml:space="preserve"> que contiene cuatro paneles</w:t>
        </w:r>
      </w:ins>
      <w:ins w:id="705" w:author="Ivan Lopez" w:date="2015-09-09T17:22:00Z">
        <w:r w:rsidR="00762CDB">
          <w:t xml:space="preserve"> </w:t>
        </w:r>
        <w:proofErr w:type="spellStart"/>
        <w:r w:rsidR="00762CDB">
          <w:t>calapsables</w:t>
        </w:r>
        <w:proofErr w:type="spellEnd"/>
        <w:r w:rsidR="00762CDB">
          <w:t xml:space="preserve"> que contienen información sobre</w:t>
        </w:r>
      </w:ins>
      <w:ins w:id="706" w:author="Ivan Lopez" w:date="2015-09-09T19:03:00Z">
        <w:r w:rsidR="008474CD">
          <w:t xml:space="preserve"> algunos</w:t>
        </w:r>
      </w:ins>
      <w:ins w:id="707" w:author="Ivan Lopez" w:date="2015-09-09T17:22:00Z">
        <w:r w:rsidR="00762CDB">
          <w:t xml:space="preserve"> lenguajes de programaci</w:t>
        </w:r>
      </w:ins>
      <w:ins w:id="708" w:author="Ivan Lopez" w:date="2015-09-09T17:23:00Z">
        <w:r w:rsidR="00762CDB">
          <w:t>ón para la web</w:t>
        </w:r>
      </w:ins>
      <w:ins w:id="709" w:author="Ivan Lopez" w:date="2015-09-09T16:31:00Z">
        <w:r w:rsidR="00EB6D22">
          <w:t>.</w:t>
        </w:r>
      </w:ins>
      <w:ins w:id="710" w:author="Ivan Lopez" w:date="2015-09-09T17:23:00Z">
        <w:r w:rsidR="00762CDB">
          <w:t xml:space="preserve"> </w:t>
        </w:r>
      </w:ins>
      <w:ins w:id="711" w:author="Ivan Lopez" w:date="2015-09-09T17:27:00Z">
        <w:r w:rsidR="007A03A6">
          <w:t>E</w:t>
        </w:r>
      </w:ins>
      <w:ins w:id="712" w:author="Ivan Lopez" w:date="2015-09-09T17:23:00Z">
        <w:r w:rsidR="00762CDB">
          <w:t xml:space="preserve">l panel </w:t>
        </w:r>
      </w:ins>
      <w:ins w:id="713" w:author="Ivan Lopez" w:date="2015-09-09T17:24:00Z">
        <w:r w:rsidR="007A03A6">
          <w:t xml:space="preserve">HTML 5 se encuentra </w:t>
        </w:r>
      </w:ins>
      <w:ins w:id="714" w:author="Ivan Lopez" w:date="2015-09-09T17:25:00Z">
        <w:r w:rsidR="007A03A6">
          <w:t>seleccionado (</w:t>
        </w:r>
      </w:ins>
      <w:ins w:id="715" w:author="Ivan Lopez" w:date="2015-09-09T17:24:00Z">
        <w:r w:rsidR="007A03A6">
          <w:t>activo) y</w:t>
        </w:r>
      </w:ins>
      <w:ins w:id="716" w:author="Ivan Lopez" w:date="2015-09-09T17:27:00Z">
        <w:r w:rsidR="007A03A6">
          <w:t xml:space="preserve"> por lo tanto es el panel que despliega la información</w:t>
        </w:r>
      </w:ins>
      <w:ins w:id="717" w:author="Ivan Lopez" w:date="2015-09-09T17:28:00Z">
        <w:r w:rsidR="007A03A6">
          <w:t xml:space="preserve">, que </w:t>
        </w:r>
      </w:ins>
      <w:ins w:id="718" w:author="Ivan Lopez" w:date="2015-09-09T17:29:00Z">
        <w:r w:rsidR="007A03A6">
          <w:t>para el</w:t>
        </w:r>
      </w:ins>
      <w:ins w:id="719" w:author="Ivan Lopez" w:date="2015-09-09T17:28:00Z">
        <w:r w:rsidR="007A03A6">
          <w:t xml:space="preserve"> ejemplo</w:t>
        </w:r>
      </w:ins>
      <w:ins w:id="720" w:author="Ivan Lopez" w:date="2015-09-09T17:29:00Z">
        <w:r w:rsidR="007A03A6">
          <w:t>,</w:t>
        </w:r>
      </w:ins>
      <w:ins w:id="721" w:author="Ivan Lopez" w:date="2015-09-09T17:28:00Z">
        <w:r w:rsidR="007A03A6">
          <w:t xml:space="preserve"> se trata de texto HTML</w:t>
        </w:r>
      </w:ins>
      <w:ins w:id="722" w:author="Ivan Lopez" w:date="2015-09-09T17:27:00Z">
        <w:r w:rsidR="007A03A6">
          <w:t>.</w:t>
        </w:r>
      </w:ins>
      <w:ins w:id="723" w:author="Ivan Lopez" w:date="2015-09-09T17:24:00Z">
        <w:r w:rsidR="007A03A6">
          <w:t xml:space="preserve"> </w:t>
        </w:r>
      </w:ins>
      <w:ins w:id="724" w:author="Ivan Lopez" w:date="2015-09-09T17:28:00Z">
        <w:r w:rsidR="007A03A6">
          <w:t xml:space="preserve"> </w:t>
        </w:r>
      </w:ins>
      <w:ins w:id="725" w:author="Ivan Lopez" w:date="2015-09-09T17:27:00Z">
        <w:r w:rsidR="007A03A6">
          <w:t>L</w:t>
        </w:r>
      </w:ins>
      <w:ins w:id="726" w:author="Ivan Lopez" w:date="2015-09-09T17:24:00Z">
        <w:r w:rsidR="007A03A6">
          <w:t xml:space="preserve">os otros tres paneles CSS 3, </w:t>
        </w:r>
        <w:proofErr w:type="spellStart"/>
        <w:r w:rsidR="007A03A6">
          <w:t>Javascript</w:t>
        </w:r>
        <w:proofErr w:type="spellEnd"/>
        <w:r w:rsidR="007A03A6">
          <w:t xml:space="preserve"> y Otros lenguajes se encuentran inactivos</w:t>
        </w:r>
      </w:ins>
      <w:ins w:id="727" w:author="Ivan Lopez" w:date="2015-09-09T17:31:00Z">
        <w:r w:rsidR="00CD4BEA">
          <w:t>.</w:t>
        </w:r>
      </w:ins>
    </w:p>
    <w:p w:rsidR="00762CDB" w:rsidRDefault="00762CDB" w:rsidP="00D12371">
      <w:pPr>
        <w:keepNext/>
        <w:spacing w:after="0"/>
        <w:jc w:val="both"/>
        <w:rPr>
          <w:ins w:id="728" w:author="Ivan Lopez" w:date="2015-09-09T17:15:00Z"/>
        </w:rPr>
      </w:pPr>
    </w:p>
    <w:p w:rsidR="00865E0E" w:rsidDel="00EB221C" w:rsidRDefault="00865E0E" w:rsidP="00EB221C">
      <w:pPr>
        <w:spacing w:after="0"/>
        <w:rPr>
          <w:ins w:id="729" w:author="Ivan Lopez" w:date="2015-06-23T16:13:00Z"/>
          <w:del w:id="730" w:author="marcazal" w:date="2015-09-09T07:01:00Z"/>
        </w:rPr>
      </w:pPr>
      <w:ins w:id="731" w:author="Ivan Lopez" w:date="2015-06-23T16:13:00Z">
        <w:del w:id="732" w:author="marcazal" w:date="2015-09-09T07:01:00Z">
          <w:r w:rsidDel="00EB221C">
            <w:delText xml:space="preserve">Cada uno de los </w:delText>
          </w:r>
          <w:commentRangeStart w:id="733"/>
          <w:commentRangeStart w:id="734"/>
          <w:r w:rsidDel="00EB221C">
            <w:delText xml:space="preserve">paneles </w:delText>
          </w:r>
          <w:commentRangeEnd w:id="733"/>
          <w:r w:rsidDel="00EB221C">
            <w:rPr>
              <w:rStyle w:val="Refdecomentario"/>
            </w:rPr>
            <w:commentReference w:id="733"/>
          </w:r>
          <w:commentRangeEnd w:id="734"/>
          <w:r w:rsidDel="00EB221C">
            <w:rPr>
              <w:rStyle w:val="Refdecomentario"/>
            </w:rPr>
            <w:commentReference w:id="734"/>
          </w:r>
          <w:r w:rsidDel="00EB221C">
            <w:delText xml:space="preserve">que componen el RichAccordion </w:delText>
          </w:r>
          <w:commentRangeStart w:id="735"/>
          <w:r w:rsidDel="00EB221C">
            <w:delText>es representado por medio de un diagrama de clases, que contiene atributos o propiedades que representan los distintos elementos de interfaz y valores etiquetados para indicar que el panel contendrá elementos compuestos.</w:delText>
          </w:r>
          <w:commentRangeEnd w:id="735"/>
          <w:r w:rsidDel="00EB221C">
            <w:rPr>
              <w:rStyle w:val="Refdecomentario"/>
            </w:rPr>
            <w:commentReference w:id="735"/>
          </w:r>
        </w:del>
      </w:ins>
    </w:p>
    <w:p w:rsidR="00865E0E" w:rsidDel="00EB6D22" w:rsidRDefault="00865E0E" w:rsidP="00EB221C">
      <w:pPr>
        <w:spacing w:after="0"/>
        <w:rPr>
          <w:del w:id="736" w:author="marcazal" w:date="2015-09-09T07:01:00Z"/>
        </w:rPr>
      </w:pPr>
      <w:ins w:id="737" w:author="Ivan Lopez" w:date="2015-06-23T16:13:00Z">
        <w:del w:id="738" w:author="marcazal" w:date="2015-09-09T07:01:00Z">
          <w:r w:rsidDel="00EB221C">
            <w:delText xml:space="preserve">Para establecer que un </w:delText>
          </w:r>
          <w:r w:rsidRPr="00A85497" w:rsidDel="00EB221C">
            <w:delText>panel</w:delText>
          </w:r>
          <w:r w:rsidDel="00EB221C">
            <w:rPr>
              <w:i/>
            </w:rPr>
            <w:delText xml:space="preserve"> </w:delText>
          </w:r>
          <w:r w:rsidDel="00EB221C">
            <w:delText xml:space="preserve">forma parte de un </w:delText>
          </w:r>
          <w:r w:rsidRPr="00CD6797" w:rsidDel="00EB221C">
            <w:rPr>
              <w:i/>
            </w:rPr>
            <w:delText>richAccordion</w:delText>
          </w:r>
          <w:r w:rsidDel="00EB221C">
            <w:delText xml:space="preserve">, se debe seleccionar de la enumeración </w:delText>
          </w:r>
          <w:r w:rsidRPr="00CD6797" w:rsidDel="00EB221C">
            <w:rPr>
              <w:i/>
            </w:rPr>
            <w:delText>content</w:delText>
          </w:r>
          <w:r w:rsidDel="00EB221C">
            <w:rPr>
              <w:i/>
            </w:rPr>
            <w:delText xml:space="preserve"> </w:delText>
          </w:r>
          <w:r w:rsidDel="00EB221C">
            <w:delText>que se encuentra dentro de un</w:delText>
          </w:r>
          <w:r w:rsidRPr="00CD6797" w:rsidDel="00EB221C">
            <w:rPr>
              <w:i/>
            </w:rPr>
            <w:delText xml:space="preserve"> compositeUIElement</w:delText>
          </w:r>
          <w:r w:rsidDel="00EB221C">
            <w:delText xml:space="preserve">, el valor </w:delText>
          </w:r>
          <w:r w:rsidRPr="00CD6797" w:rsidDel="00EB221C">
            <w:rPr>
              <w:i/>
            </w:rPr>
            <w:lastRenderedPageBreak/>
            <w:delText>withinARichAccordion</w:delText>
          </w:r>
          <w:r w:rsidDel="00EB221C">
            <w:delText xml:space="preserve">.  El valor por omisión  establecido para la enumeración </w:delText>
          </w:r>
          <w:r w:rsidRPr="00CB5155" w:rsidDel="00EB221C">
            <w:rPr>
              <w:i/>
            </w:rPr>
            <w:delText>content</w:delText>
          </w:r>
          <w:r w:rsidDel="00EB221C">
            <w:rPr>
              <w:i/>
            </w:rPr>
            <w:delText xml:space="preserve"> </w:delText>
          </w:r>
          <w:r w:rsidDel="00EB221C">
            <w:delText xml:space="preserve">es </w:delText>
          </w:r>
          <w:r w:rsidRPr="00CB5155" w:rsidDel="00EB221C">
            <w:rPr>
              <w:i/>
            </w:rPr>
            <w:delText>independent</w:delText>
          </w:r>
          <w:r w:rsidDel="00EB221C">
            <w:delText xml:space="preserve"> que especifica que el contenido no forma parte de un </w:delText>
          </w:r>
          <w:commentRangeStart w:id="739"/>
          <w:r w:rsidDel="00EB221C">
            <w:delText>panel</w:delText>
          </w:r>
          <w:commentRangeEnd w:id="739"/>
          <w:r w:rsidDel="00EB221C">
            <w:rPr>
              <w:rStyle w:val="Refdecomentario"/>
            </w:rPr>
            <w:commentReference w:id="739"/>
          </w:r>
          <w:r w:rsidDel="00EB221C">
            <w:delText>.</w:delText>
          </w:r>
        </w:del>
      </w:ins>
    </w:p>
    <w:p w:rsidR="00EB6D22" w:rsidRDefault="007F2682" w:rsidP="00A9619C">
      <w:pPr>
        <w:keepNext/>
        <w:spacing w:after="0"/>
        <w:jc w:val="center"/>
        <w:rPr>
          <w:ins w:id="740" w:author="Ivan Lopez" w:date="2015-09-09T16:27:00Z"/>
        </w:rPr>
      </w:pPr>
      <w:ins w:id="741" w:author="Ivan Lopez" w:date="2015-09-09T16:22:00Z">
        <w:r>
          <w:rPr>
            <w:noProof/>
            <w:lang w:val="es-PY" w:eastAsia="es-PY"/>
          </w:rPr>
          <w:drawing>
            <wp:inline distT="0" distB="0" distL="0" distR="0">
              <wp:extent cx="3964515" cy="154263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09 16.00.08.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64515" cy="1542633"/>
                      </a:xfrm>
                      <a:prstGeom prst="rect">
                        <a:avLst/>
                      </a:prstGeom>
                    </pic:spPr>
                  </pic:pic>
                </a:graphicData>
              </a:graphic>
            </wp:inline>
          </w:drawing>
        </w:r>
      </w:ins>
    </w:p>
    <w:p w:rsidR="00865E0E" w:rsidRPr="00D12371" w:rsidRDefault="00EB6D22" w:rsidP="00D12371">
      <w:pPr>
        <w:pStyle w:val="Epgrafe"/>
        <w:ind w:left="2124" w:firstLine="708"/>
        <w:rPr>
          <w:ins w:id="742" w:author="Ivan Lopez" w:date="2015-06-23T16:13:00Z"/>
          <w:b w:val="0"/>
          <w:color w:val="000000" w:themeColor="text1"/>
        </w:rPr>
      </w:pPr>
      <w:bookmarkStart w:id="743" w:name="_Ref429579455"/>
      <w:ins w:id="744" w:author="Ivan Lopez" w:date="2015-09-09T16:27:00Z">
        <w:r w:rsidRPr="00EB6D22">
          <w:rPr>
            <w:color w:val="000000" w:themeColor="text1"/>
          </w:rPr>
          <w:t xml:space="preserve">Figura </w:t>
        </w:r>
        <w:r w:rsidR="00F95A0F" w:rsidRPr="00EB6D22">
          <w:rPr>
            <w:color w:val="000000" w:themeColor="text1"/>
          </w:rPr>
          <w:fldChar w:fldCharType="begin"/>
        </w:r>
        <w:r w:rsidRPr="00EB6D22">
          <w:rPr>
            <w:color w:val="000000" w:themeColor="text1"/>
          </w:rPr>
          <w:instrText xml:space="preserve"> SEQ Figura \* ARABIC </w:instrText>
        </w:r>
      </w:ins>
      <w:r w:rsidR="00F95A0F" w:rsidRPr="00EB6D22">
        <w:rPr>
          <w:color w:val="000000" w:themeColor="text1"/>
        </w:rPr>
        <w:fldChar w:fldCharType="separate"/>
      </w:r>
      <w:ins w:id="745" w:author="Ivan Lopez" w:date="2015-09-11T19:00:00Z">
        <w:r w:rsidR="00635E73">
          <w:rPr>
            <w:noProof/>
            <w:color w:val="000000" w:themeColor="text1"/>
          </w:rPr>
          <w:t>7</w:t>
        </w:r>
      </w:ins>
      <w:ins w:id="746" w:author="Ivan Lopez" w:date="2015-09-09T16:27:00Z">
        <w:r w:rsidR="00F95A0F" w:rsidRPr="00EB6D22">
          <w:rPr>
            <w:color w:val="000000" w:themeColor="text1"/>
          </w:rPr>
          <w:fldChar w:fldCharType="end"/>
        </w:r>
        <w:bookmarkEnd w:id="743"/>
        <w:r w:rsidRPr="00EB6D22">
          <w:rPr>
            <w:b w:val="0"/>
            <w:color w:val="000000" w:themeColor="text1"/>
          </w:rPr>
          <w:t xml:space="preserve"> Ejemplo del </w:t>
        </w:r>
        <w:proofErr w:type="spellStart"/>
        <w:r w:rsidRPr="00EB6D22">
          <w:rPr>
            <w:b w:val="0"/>
            <w:i/>
            <w:color w:val="000000" w:themeColor="text1"/>
          </w:rPr>
          <w:t>widget</w:t>
        </w:r>
        <w:proofErr w:type="spellEnd"/>
        <w:r w:rsidRPr="00EB6D22">
          <w:rPr>
            <w:b w:val="0"/>
            <w:i/>
            <w:color w:val="000000" w:themeColor="text1"/>
          </w:rPr>
          <w:t xml:space="preserve"> </w:t>
        </w:r>
        <w:proofErr w:type="spellStart"/>
        <w:r w:rsidRPr="00EB6D22">
          <w:rPr>
            <w:b w:val="0"/>
            <w:i/>
            <w:color w:val="000000" w:themeColor="text1"/>
          </w:rPr>
          <w:t>RichAccordion</w:t>
        </w:r>
      </w:ins>
      <w:proofErr w:type="spellEnd"/>
    </w:p>
    <w:p w:rsidR="00865E0E" w:rsidRDefault="00BE3475" w:rsidP="00865E0E">
      <w:pPr>
        <w:spacing w:after="0"/>
        <w:rPr>
          <w:ins w:id="747" w:author="Ivan Lopez" w:date="2015-06-23T16:13:00Z"/>
          <w:b/>
        </w:rPr>
      </w:pPr>
      <w:ins w:id="748" w:author="Ivan Lopez" w:date="2015-09-10T17:38:00Z">
        <w:r>
          <w:rPr>
            <w:b/>
          </w:rPr>
          <w:t>4</w:t>
        </w:r>
      </w:ins>
      <w:ins w:id="749" w:author="Ivan Lopez" w:date="2015-06-23T16:13:00Z">
        <w:r>
          <w:rPr>
            <w:b/>
          </w:rPr>
          <w:t>.</w:t>
        </w:r>
      </w:ins>
      <w:ins w:id="750" w:author="Ivan Lopez" w:date="2015-09-10T17:38:00Z">
        <w:r>
          <w:rPr>
            <w:b/>
          </w:rPr>
          <w:t>2</w:t>
        </w:r>
      </w:ins>
      <w:ins w:id="751" w:author="Ivan Lopez" w:date="2015-06-23T16:13:00Z">
        <w:r w:rsidR="00D93F2C">
          <w:rPr>
            <w:b/>
          </w:rPr>
          <w:t>.</w:t>
        </w:r>
      </w:ins>
      <w:ins w:id="752" w:author="Ivan Lopez" w:date="2015-09-10T17:44:00Z">
        <w:r w:rsidR="00D93F2C">
          <w:rPr>
            <w:b/>
          </w:rPr>
          <w:t>1.6</w:t>
        </w:r>
      </w:ins>
      <w:ins w:id="753" w:author="Ivan Lopez" w:date="2015-06-23T16:13:00Z">
        <w:r w:rsidR="00865E0E">
          <w:rPr>
            <w:b/>
          </w:rPr>
          <w:t xml:space="preserve"> </w:t>
        </w:r>
        <w:proofErr w:type="spellStart"/>
        <w:r w:rsidR="00865E0E">
          <w:rPr>
            <w:b/>
          </w:rPr>
          <w:t>RichTabs</w:t>
        </w:r>
        <w:proofErr w:type="spellEnd"/>
      </w:ins>
    </w:p>
    <w:p w:rsidR="00865E0E" w:rsidRDefault="00865E0E" w:rsidP="00865E0E">
      <w:pPr>
        <w:spacing w:after="0"/>
        <w:rPr>
          <w:ins w:id="754" w:author="Ivan Lopez" w:date="2015-06-23T16:13:00Z"/>
          <w:b/>
        </w:rPr>
      </w:pPr>
    </w:p>
    <w:p w:rsidR="00865E0E" w:rsidRDefault="00AB3F86" w:rsidP="00865E0E">
      <w:pPr>
        <w:spacing w:after="0"/>
        <w:rPr>
          <w:ins w:id="755" w:author="Ivan Lopez" w:date="2015-09-09T18:53:00Z"/>
        </w:rPr>
      </w:pPr>
      <w:ins w:id="756" w:author="Ivan Lopez" w:date="2015-09-09T16:32:00Z">
        <w:r>
          <w:t xml:space="preserve">El </w:t>
        </w:r>
        <w:proofErr w:type="spellStart"/>
        <w:r w:rsidRPr="00D12371">
          <w:rPr>
            <w:i/>
          </w:rPr>
          <w:t>RichTabs</w:t>
        </w:r>
      </w:ins>
      <w:proofErr w:type="spellEnd"/>
      <w:ins w:id="757" w:author="Ivan Lopez" w:date="2015-06-23T16:13:00Z">
        <w:r w:rsidR="00865E0E">
          <w:t xml:space="preserve"> permite al igual que el </w:t>
        </w:r>
      </w:ins>
      <w:proofErr w:type="spellStart"/>
      <w:ins w:id="758" w:author="Ivan Lopez" w:date="2015-09-09T16:32:00Z">
        <w:r>
          <w:rPr>
            <w:i/>
          </w:rPr>
          <w:t>R</w:t>
        </w:r>
      </w:ins>
      <w:ins w:id="759" w:author="Ivan Lopez" w:date="2015-06-23T16:13:00Z">
        <w:r w:rsidR="00865E0E" w:rsidRPr="00105CEF">
          <w:rPr>
            <w:i/>
          </w:rPr>
          <w:t>ichAccordion</w:t>
        </w:r>
        <w:proofErr w:type="spellEnd"/>
        <w:r w:rsidR="00865E0E">
          <w:rPr>
            <w:i/>
          </w:rPr>
          <w:t xml:space="preserve"> </w:t>
        </w:r>
        <w:r w:rsidR="00865E0E">
          <w:t>aglomerar a varios elementos de interfaz en cada una de sus pestañas</w:t>
        </w:r>
      </w:ins>
      <w:ins w:id="760" w:author="Ivan Lopez" w:date="2015-09-09T16:34:00Z">
        <w:r>
          <w:t xml:space="preserve"> o paneles</w:t>
        </w:r>
      </w:ins>
      <w:ins w:id="761" w:author="Ivan Lopez" w:date="2015-09-09T16:55:00Z">
        <w:r w:rsidR="00A9619C">
          <w:t xml:space="preserve"> como se lo denom</w:t>
        </w:r>
      </w:ins>
      <w:ins w:id="762" w:author="Ivan Lopez" w:date="2015-09-09T16:56:00Z">
        <w:r w:rsidR="00A9619C">
          <w:t xml:space="preserve">ina en </w:t>
        </w:r>
        <w:proofErr w:type="spellStart"/>
        <w:r w:rsidR="00A9619C">
          <w:t>MoWebA</w:t>
        </w:r>
      </w:ins>
      <w:proofErr w:type="spellEnd"/>
      <w:ins w:id="763" w:author="Ivan Lopez" w:date="2015-06-23T16:13:00Z">
        <w:r w:rsidR="00865E0E">
          <w:t>.</w:t>
        </w:r>
      </w:ins>
      <w:ins w:id="764" w:author="Ivan Lopez" w:date="2015-09-09T16:40:00Z">
        <w:r>
          <w:t xml:space="preserve"> </w:t>
        </w:r>
      </w:ins>
      <w:ins w:id="765" w:author="Ivan Lopez" w:date="2015-09-09T17:19:00Z">
        <w:r w:rsidR="008E3A95">
          <w:t xml:space="preserve">En </w:t>
        </w:r>
      </w:ins>
      <w:ins w:id="766" w:author="Ivan Lopez" w:date="2015-09-09T19:02:00Z">
        <w:r w:rsidR="008E3A95">
          <w:t>la</w:t>
        </w:r>
      </w:ins>
      <w:ins w:id="767" w:author="Ivan Lopez" w:date="2015-09-09T17:19:00Z">
        <w:r w:rsidR="00762CDB">
          <w:t xml:space="preserve"> </w:t>
        </w:r>
      </w:ins>
      <w:fldSimple w:instr=" REF _Ref429588673 \h  \* MERGEFORMAT ">
        <w:ins w:id="768" w:author="Ivan Lopez" w:date="2015-09-09T19:02:00Z">
          <w:r w:rsidR="008E3A95" w:rsidRPr="00D12371">
            <w:rPr>
              <w:color w:val="000000" w:themeColor="text1"/>
            </w:rPr>
            <w:t>Figura 8</w:t>
          </w:r>
        </w:ins>
      </w:fldSimple>
      <w:ins w:id="769" w:author="Ivan Lopez" w:date="2015-09-09T19:02:00Z">
        <w:r w:rsidR="008E3A95">
          <w:t xml:space="preserve"> </w:t>
        </w:r>
      </w:ins>
      <w:ins w:id="770" w:author="Ivan Lopez" w:date="2015-09-09T17:19:00Z">
        <w:r w:rsidR="00762CDB">
          <w:t xml:space="preserve">se presenta el </w:t>
        </w:r>
        <w:proofErr w:type="spellStart"/>
        <w:r w:rsidR="00762CDB" w:rsidRPr="00D12371">
          <w:rPr>
            <w:i/>
          </w:rPr>
          <w:t>widget</w:t>
        </w:r>
        <w:proofErr w:type="spellEnd"/>
        <w:r w:rsidR="00762CDB" w:rsidRPr="00D12371">
          <w:rPr>
            <w:i/>
          </w:rPr>
          <w:t xml:space="preserve"> </w:t>
        </w:r>
        <w:proofErr w:type="spellStart"/>
        <w:r w:rsidR="00762CDB" w:rsidRPr="00D12371">
          <w:rPr>
            <w:i/>
          </w:rPr>
          <w:t>RichTabs</w:t>
        </w:r>
      </w:ins>
      <w:proofErr w:type="spellEnd"/>
      <w:ins w:id="771" w:author="Ivan Lopez" w:date="2015-09-09T19:04:00Z">
        <w:r w:rsidR="008474CD">
          <w:t xml:space="preserve">, con un ejemplo que contiene tres pestañas, en </w:t>
        </w:r>
      </w:ins>
      <w:ins w:id="772" w:author="Ivan Lopez" w:date="2015-09-09T19:05:00Z">
        <w:r w:rsidR="008474CD">
          <w:t>la cual</w:t>
        </w:r>
      </w:ins>
      <w:ins w:id="773" w:author="Ivan Lopez" w:date="2015-09-09T19:04:00Z">
        <w:r w:rsidR="008474CD">
          <w:t xml:space="preserve"> una de ellas</w:t>
        </w:r>
      </w:ins>
      <w:ins w:id="774" w:author="Ivan Lopez" w:date="2015-09-09T19:05:00Z">
        <w:r w:rsidR="008474CD">
          <w:t xml:space="preserve"> se encuentra activa, presentando la correspondiente información, mientras las otras dos se encuentran inactivas.</w:t>
        </w:r>
      </w:ins>
    </w:p>
    <w:p w:rsidR="008E3A95" w:rsidRDefault="008E3A95" w:rsidP="00865E0E">
      <w:pPr>
        <w:spacing w:after="0"/>
        <w:rPr>
          <w:ins w:id="775" w:author="Ivan Lopez" w:date="2015-09-09T18:53:00Z"/>
        </w:rPr>
      </w:pPr>
    </w:p>
    <w:p w:rsidR="008E3A95" w:rsidRDefault="007F2682" w:rsidP="00D12371">
      <w:pPr>
        <w:keepNext/>
        <w:spacing w:after="0"/>
        <w:jc w:val="center"/>
        <w:rPr>
          <w:ins w:id="776" w:author="Ivan Lopez" w:date="2015-09-09T18:56:00Z"/>
        </w:rPr>
      </w:pPr>
      <w:ins w:id="777" w:author="Ivan Lopez" w:date="2015-09-09T18:54:00Z">
        <w:r>
          <w:rPr>
            <w:noProof/>
            <w:lang w:val="es-PY" w:eastAsia="es-PY"/>
          </w:rPr>
          <w:drawing>
            <wp:inline distT="0" distB="0" distL="0" distR="0">
              <wp:extent cx="4661758" cy="22294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absEx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5425" cy="2231219"/>
                      </a:xfrm>
                      <a:prstGeom prst="rect">
                        <a:avLst/>
                      </a:prstGeom>
                    </pic:spPr>
                  </pic:pic>
                </a:graphicData>
              </a:graphic>
            </wp:inline>
          </w:drawing>
        </w:r>
      </w:ins>
    </w:p>
    <w:p w:rsidR="008E3A95" w:rsidRPr="00D12371" w:rsidRDefault="008E3A95" w:rsidP="00D12371">
      <w:pPr>
        <w:pStyle w:val="Epgrafe"/>
        <w:jc w:val="center"/>
        <w:rPr>
          <w:ins w:id="778" w:author="Ivan Lopez" w:date="2015-09-09T17:19:00Z"/>
          <w:i/>
          <w:color w:val="000000" w:themeColor="text1"/>
        </w:rPr>
      </w:pPr>
      <w:bookmarkStart w:id="779" w:name="_Ref429588673"/>
      <w:ins w:id="780" w:author="Ivan Lopez" w:date="2015-09-09T18:56:00Z">
        <w:r w:rsidRPr="00D12371">
          <w:rPr>
            <w:color w:val="000000" w:themeColor="text1"/>
          </w:rPr>
          <w:t xml:space="preserve">Figura </w:t>
        </w:r>
        <w:r w:rsidR="00F95A0F" w:rsidRPr="00D12371">
          <w:rPr>
            <w:color w:val="000000" w:themeColor="text1"/>
          </w:rPr>
          <w:fldChar w:fldCharType="begin"/>
        </w:r>
        <w:r w:rsidRPr="00D12371">
          <w:rPr>
            <w:color w:val="000000" w:themeColor="text1"/>
          </w:rPr>
          <w:instrText xml:space="preserve"> SEQ Figura \* ARABIC </w:instrText>
        </w:r>
      </w:ins>
      <w:r w:rsidR="00F95A0F" w:rsidRPr="00D12371">
        <w:rPr>
          <w:color w:val="000000" w:themeColor="text1"/>
        </w:rPr>
        <w:fldChar w:fldCharType="separate"/>
      </w:r>
      <w:ins w:id="781" w:author="Ivan Lopez" w:date="2015-09-11T19:00:00Z">
        <w:r w:rsidR="00635E73">
          <w:rPr>
            <w:noProof/>
            <w:color w:val="000000" w:themeColor="text1"/>
          </w:rPr>
          <w:t>8</w:t>
        </w:r>
      </w:ins>
      <w:ins w:id="782" w:author="Ivan Lopez" w:date="2015-09-09T18:56:00Z">
        <w:r w:rsidR="00F95A0F" w:rsidRPr="00D12371">
          <w:rPr>
            <w:color w:val="000000" w:themeColor="text1"/>
          </w:rPr>
          <w:fldChar w:fldCharType="end"/>
        </w:r>
        <w:bookmarkEnd w:id="779"/>
        <w:r w:rsidRPr="00D12371">
          <w:rPr>
            <w:b w:val="0"/>
            <w:color w:val="000000" w:themeColor="text1"/>
          </w:rPr>
          <w:t xml:space="preserve"> Ejemplo del </w:t>
        </w:r>
        <w:proofErr w:type="spellStart"/>
        <w:r w:rsidRPr="00D12371">
          <w:rPr>
            <w:b w:val="0"/>
            <w:i/>
            <w:color w:val="000000" w:themeColor="text1"/>
          </w:rPr>
          <w:t>widget</w:t>
        </w:r>
        <w:proofErr w:type="spellEnd"/>
        <w:r w:rsidRPr="00D12371">
          <w:rPr>
            <w:b w:val="0"/>
            <w:i/>
            <w:color w:val="000000" w:themeColor="text1"/>
          </w:rPr>
          <w:t xml:space="preserve"> </w:t>
        </w:r>
        <w:proofErr w:type="spellStart"/>
        <w:r w:rsidRPr="00D12371">
          <w:rPr>
            <w:b w:val="0"/>
            <w:i/>
            <w:color w:val="000000" w:themeColor="text1"/>
          </w:rPr>
          <w:t>RichTabs</w:t>
        </w:r>
      </w:ins>
      <w:proofErr w:type="spellEnd"/>
    </w:p>
    <w:p w:rsidR="004447A8" w:rsidRDefault="004447A8" w:rsidP="004447A8">
      <w:pPr>
        <w:spacing w:after="0"/>
        <w:rPr>
          <w:ins w:id="783" w:author="Ivan Lopez" w:date="2015-09-10T17:45:00Z"/>
        </w:rPr>
      </w:pPr>
      <w:r>
        <w:tab/>
      </w:r>
    </w:p>
    <w:p w:rsidR="00D93F2C" w:rsidRDefault="004D451D" w:rsidP="004447A8">
      <w:pPr>
        <w:spacing w:after="0"/>
        <w:rPr>
          <w:ins w:id="784" w:author="Ivan Lopez" w:date="2015-09-10T17:45:00Z"/>
        </w:rPr>
      </w:pPr>
      <w:ins w:id="785" w:author="Ivan Lopez" w:date="2015-09-10T17:45:00Z">
        <w:r>
          <w:t xml:space="preserve">4.2.2 El </w:t>
        </w:r>
        <w:proofErr w:type="spellStart"/>
        <w:r>
          <w:t>metamodelo</w:t>
        </w:r>
        <w:proofErr w:type="spellEnd"/>
        <w:r>
          <w:t xml:space="preserve"> de </w:t>
        </w:r>
      </w:ins>
      <w:ins w:id="786" w:author="Ivan Lopez" w:date="2015-09-10T18:04:00Z">
        <w:r>
          <w:t>E</w:t>
        </w:r>
      </w:ins>
      <w:ins w:id="787" w:author="Ivan Lopez" w:date="2015-09-10T17:45:00Z">
        <w:r w:rsidR="00D93F2C">
          <w:t>structura extendido</w:t>
        </w:r>
      </w:ins>
    </w:p>
    <w:p w:rsidR="00D93F2C" w:rsidRDefault="00D93F2C" w:rsidP="004447A8">
      <w:pPr>
        <w:spacing w:after="0"/>
        <w:rPr>
          <w:ins w:id="788" w:author="Ivan Lopez" w:date="2015-09-10T17:45:00Z"/>
        </w:rPr>
      </w:pPr>
    </w:p>
    <w:p w:rsidR="00D93F2C" w:rsidRPr="00354702" w:rsidRDefault="004D451D" w:rsidP="004447A8">
      <w:pPr>
        <w:spacing w:after="0"/>
        <w:rPr>
          <w:ins w:id="789" w:author="Ivan Lopez" w:date="2015-09-10T18:06:00Z"/>
        </w:rPr>
      </w:pPr>
      <w:ins w:id="790" w:author="Ivan Lopez" w:date="2015-09-10T17:46:00Z">
        <w:r>
          <w:t xml:space="preserve">El </w:t>
        </w:r>
        <w:proofErr w:type="spellStart"/>
        <w:r>
          <w:t>metamodelo</w:t>
        </w:r>
        <w:proofErr w:type="spellEnd"/>
        <w:r>
          <w:t xml:space="preserve"> de </w:t>
        </w:r>
      </w:ins>
      <w:ins w:id="791" w:author="Ivan Lopez" w:date="2015-09-10T18:04:00Z">
        <w:r>
          <w:t>E</w:t>
        </w:r>
      </w:ins>
      <w:ins w:id="792" w:author="Ivan Lopez" w:date="2015-09-10T17:46:00Z">
        <w:r w:rsidR="00D93F2C">
          <w:t>structura</w:t>
        </w:r>
      </w:ins>
      <w:ins w:id="793" w:author="Ivan Lopez" w:date="2015-09-10T18:03:00Z">
        <w:r>
          <w:t xml:space="preserve"> no ha sufrido much</w:t>
        </w:r>
      </w:ins>
      <w:ins w:id="794" w:author="Ivan Lopez" w:date="2015-09-10T18:05:00Z">
        <w:r>
          <w:t>o</w:t>
        </w:r>
      </w:ins>
      <w:ins w:id="795" w:author="Ivan Lopez" w:date="2015-09-10T18:03:00Z">
        <w:r>
          <w:t>s cambios con respecto a su versi</w:t>
        </w:r>
      </w:ins>
      <w:ins w:id="796" w:author="Ivan Lopez" w:date="2015-09-10T18:04:00Z">
        <w:r>
          <w:t xml:space="preserve">ón original, </w:t>
        </w:r>
      </w:ins>
      <w:ins w:id="797" w:author="Ivan Lopez" w:date="2015-09-10T18:05:00Z">
        <w:r>
          <w:t xml:space="preserve">Dentro de las adaptaciones que </w:t>
        </w:r>
      </w:ins>
      <w:ins w:id="798" w:author="Ivan Lopez" w:date="2015-09-10T19:04:00Z">
        <w:r w:rsidR="00B70575">
          <w:t xml:space="preserve">se </w:t>
        </w:r>
      </w:ins>
      <w:ins w:id="799" w:author="Ivan Lopez" w:date="2015-09-10T18:17:00Z">
        <w:r w:rsidR="0099788F">
          <w:t>ha</w:t>
        </w:r>
      </w:ins>
      <w:ins w:id="800" w:author="Ivan Lopez" w:date="2015-09-10T19:07:00Z">
        <w:r w:rsidR="00B70575">
          <w:t>n</w:t>
        </w:r>
      </w:ins>
      <w:ins w:id="801" w:author="Ivan Lopez" w:date="2015-09-10T18:17:00Z">
        <w:r w:rsidR="0099788F">
          <w:t xml:space="preserve"> </w:t>
        </w:r>
      </w:ins>
      <w:ins w:id="802" w:author="Ivan Lopez" w:date="2015-09-10T19:04:00Z">
        <w:r w:rsidR="00B70575">
          <w:t>tenido en</w:t>
        </w:r>
      </w:ins>
      <w:ins w:id="803" w:author="Ivan Lopez" w:date="2015-09-10T18:05:00Z">
        <w:r>
          <w:t xml:space="preserve"> </w:t>
        </w:r>
      </w:ins>
      <w:ins w:id="804" w:author="Ivan Lopez" w:date="2015-09-10T19:04:00Z">
        <w:r w:rsidR="00B70575">
          <w:t>cuenta en este</w:t>
        </w:r>
      </w:ins>
      <w:ins w:id="805" w:author="Ivan Lopez" w:date="2015-09-10T18:05:00Z">
        <w:r>
          <w:t xml:space="preserve"> </w:t>
        </w:r>
        <w:proofErr w:type="spellStart"/>
        <w:r>
          <w:t>m</w:t>
        </w:r>
      </w:ins>
      <w:ins w:id="806" w:author="Ivan Lopez" w:date="2015-09-10T18:07:00Z">
        <w:r>
          <w:t>etamodelo</w:t>
        </w:r>
      </w:ins>
      <w:proofErr w:type="spellEnd"/>
      <w:ins w:id="807" w:author="Ivan Lopez" w:date="2015-09-10T19:05:00Z">
        <w:r w:rsidR="00B70575">
          <w:t>,</w:t>
        </w:r>
      </w:ins>
      <w:ins w:id="808" w:author="Ivan Lopez" w:date="2015-09-10T18:05:00Z">
        <w:r>
          <w:t xml:space="preserve"> se presenta</w:t>
        </w:r>
      </w:ins>
      <w:ins w:id="809" w:author="Ivan Lopez" w:date="2015-09-10T18:07:00Z">
        <w:r>
          <w:t>n los cambios llevados a cabo a los atributos</w:t>
        </w:r>
      </w:ins>
      <w:ins w:id="810" w:author="Ivan Lopez" w:date="2015-09-10T18:09:00Z">
        <w:r>
          <w:t xml:space="preserve"> de la clase </w:t>
        </w:r>
        <w:proofErr w:type="spellStart"/>
        <w:r w:rsidRPr="00B70575">
          <w:rPr>
            <w:i/>
          </w:rPr>
          <w:t>Properties</w:t>
        </w:r>
        <w:proofErr w:type="spellEnd"/>
        <w:r>
          <w:t>,</w:t>
        </w:r>
      </w:ins>
      <w:ins w:id="811" w:author="Ivan Lopez" w:date="2015-09-10T18:07:00Z">
        <w:r>
          <w:t xml:space="preserve"> </w:t>
        </w:r>
      </w:ins>
      <w:proofErr w:type="spellStart"/>
      <w:ins w:id="812" w:author="Ivan Lopez" w:date="2015-09-10T18:08:00Z">
        <w:r w:rsidRPr="00B70575">
          <w:rPr>
            <w:i/>
          </w:rPr>
          <w:t>X</w:t>
        </w:r>
      </w:ins>
      <w:ins w:id="813" w:author="Ivan Lopez" w:date="2015-09-10T18:11:00Z">
        <w:r w:rsidRPr="00B70575">
          <w:rPr>
            <w:i/>
          </w:rPr>
          <w:t>P</w:t>
        </w:r>
      </w:ins>
      <w:ins w:id="814" w:author="Ivan Lopez" w:date="2015-09-10T18:08:00Z">
        <w:r w:rsidRPr="00B70575">
          <w:rPr>
            <w:i/>
          </w:rPr>
          <w:t>os</w:t>
        </w:r>
      </w:ins>
      <w:ins w:id="815" w:author="Ivan Lopez" w:date="2015-09-10T19:08:00Z">
        <w:r w:rsidR="00B70575">
          <w:rPr>
            <w:i/>
          </w:rPr>
          <w:t>i</w:t>
        </w:r>
      </w:ins>
      <w:ins w:id="816" w:author="Ivan Lopez" w:date="2015-09-10T18:08:00Z">
        <w:r w:rsidRPr="00B70575">
          <w:rPr>
            <w:i/>
          </w:rPr>
          <w:t>tion</w:t>
        </w:r>
        <w:proofErr w:type="spellEnd"/>
        <w:r>
          <w:t xml:space="preserve">, </w:t>
        </w:r>
        <w:proofErr w:type="spellStart"/>
        <w:r w:rsidRPr="00B70575">
          <w:rPr>
            <w:i/>
          </w:rPr>
          <w:t>Y</w:t>
        </w:r>
      </w:ins>
      <w:ins w:id="817" w:author="Ivan Lopez" w:date="2015-09-10T18:11:00Z">
        <w:r w:rsidRPr="00B70575">
          <w:rPr>
            <w:i/>
          </w:rPr>
          <w:t>P</w:t>
        </w:r>
      </w:ins>
      <w:ins w:id="818" w:author="Ivan Lopez" w:date="2015-09-10T18:08:00Z">
        <w:r w:rsidRPr="00B70575">
          <w:rPr>
            <w:i/>
          </w:rPr>
          <w:t>osition</w:t>
        </w:r>
        <w:proofErr w:type="spellEnd"/>
        <w:r>
          <w:t xml:space="preserve">, </w:t>
        </w:r>
        <w:proofErr w:type="spellStart"/>
        <w:r w:rsidRPr="00B70575">
          <w:rPr>
            <w:i/>
          </w:rPr>
          <w:t>width</w:t>
        </w:r>
      </w:ins>
      <w:proofErr w:type="spellEnd"/>
      <w:ins w:id="819" w:author="Ivan Lopez" w:date="2015-09-10T18:09:00Z">
        <w:r>
          <w:t xml:space="preserve"> y </w:t>
        </w:r>
      </w:ins>
      <w:proofErr w:type="spellStart"/>
      <w:ins w:id="820" w:author="Ivan Lopez" w:date="2015-09-10T18:08:00Z">
        <w:r w:rsidRPr="00B70575">
          <w:rPr>
            <w:i/>
          </w:rPr>
          <w:t>height</w:t>
        </w:r>
      </w:ins>
      <w:proofErr w:type="spellEnd"/>
      <w:ins w:id="821" w:author="Ivan Lopez" w:date="2015-09-10T18:09:00Z">
        <w:r>
          <w:t>. Cada un</w:t>
        </w:r>
        <w:r w:rsidR="00384B5A">
          <w:t xml:space="preserve">o de estos atributos se </w:t>
        </w:r>
        <w:proofErr w:type="spellStart"/>
        <w:r w:rsidR="00384B5A">
          <w:t>dividid</w:t>
        </w:r>
      </w:ins>
      <w:ins w:id="822" w:author="Ivan Lopez" w:date="2015-09-10T19:33:00Z">
        <w:r w:rsidR="00384B5A">
          <w:t>e</w:t>
        </w:r>
      </w:ins>
      <w:proofErr w:type="spellEnd"/>
      <w:ins w:id="823" w:author="Ivan Lopez" w:date="2015-09-10T18:09:00Z">
        <w:r>
          <w:t xml:space="preserve"> en dos para distinguir su tipo y valor. Por lo tanto los atributos </w:t>
        </w:r>
      </w:ins>
      <w:ins w:id="824" w:author="Ivan Lopez" w:date="2015-09-10T18:21:00Z">
        <w:r w:rsidR="0099788F">
          <w:t>quedan</w:t>
        </w:r>
      </w:ins>
      <w:ins w:id="825" w:author="Ivan Lopez" w:date="2015-09-10T18:09:00Z">
        <w:r>
          <w:t xml:space="preserve"> como </w:t>
        </w:r>
        <w:proofErr w:type="spellStart"/>
        <w:r w:rsidRPr="00B70575">
          <w:rPr>
            <w:i/>
          </w:rPr>
          <w:t>X</w:t>
        </w:r>
      </w:ins>
      <w:ins w:id="826" w:author="Ivan Lopez" w:date="2015-09-10T18:11:00Z">
        <w:r w:rsidRPr="00B70575">
          <w:rPr>
            <w:i/>
          </w:rPr>
          <w:t>P</w:t>
        </w:r>
      </w:ins>
      <w:ins w:id="827" w:author="Ivan Lopez" w:date="2015-09-10T18:09:00Z">
        <w:r w:rsidRPr="00B70575">
          <w:rPr>
            <w:i/>
          </w:rPr>
          <w:t>osition</w:t>
        </w:r>
      </w:ins>
      <w:ins w:id="828" w:author="Ivan Lopez" w:date="2015-09-10T18:11:00Z">
        <w:r w:rsidRPr="00B70575">
          <w:rPr>
            <w:i/>
          </w:rPr>
          <w:t>Type</w:t>
        </w:r>
        <w:proofErr w:type="spellEnd"/>
        <w:r>
          <w:t xml:space="preserve"> y </w:t>
        </w:r>
        <w:proofErr w:type="spellStart"/>
        <w:r w:rsidRPr="00B70575">
          <w:rPr>
            <w:i/>
          </w:rPr>
          <w:t>XPositionValue</w:t>
        </w:r>
        <w:proofErr w:type="spellEnd"/>
        <w:r>
          <w:t xml:space="preserve">, </w:t>
        </w:r>
        <w:proofErr w:type="spellStart"/>
        <w:r w:rsidRPr="00B70575">
          <w:rPr>
            <w:i/>
          </w:rPr>
          <w:t>YPositionType</w:t>
        </w:r>
        <w:proofErr w:type="spellEnd"/>
        <w:r>
          <w:t xml:space="preserve"> y </w:t>
        </w:r>
        <w:proofErr w:type="spellStart"/>
        <w:r w:rsidRPr="00B70575">
          <w:rPr>
            <w:i/>
          </w:rPr>
          <w:t>YPositionValue</w:t>
        </w:r>
        <w:proofErr w:type="spellEnd"/>
        <w:r>
          <w:t xml:space="preserve">, </w:t>
        </w:r>
        <w:proofErr w:type="spellStart"/>
        <w:r w:rsidRPr="00B70575">
          <w:rPr>
            <w:i/>
          </w:rPr>
          <w:t>widthType</w:t>
        </w:r>
      </w:ins>
      <w:proofErr w:type="spellEnd"/>
      <w:ins w:id="829" w:author="Ivan Lopez" w:date="2015-09-10T19:34:00Z">
        <w:r w:rsidR="00384B5A">
          <w:rPr>
            <w:i/>
          </w:rPr>
          <w:t xml:space="preserve">  </w:t>
        </w:r>
        <w:r w:rsidR="00384B5A">
          <w:t xml:space="preserve">y </w:t>
        </w:r>
        <w:proofErr w:type="spellStart"/>
        <w:r w:rsidR="00384B5A">
          <w:t>widhType</w:t>
        </w:r>
      </w:ins>
      <w:proofErr w:type="spellEnd"/>
      <w:ins w:id="830" w:author="Ivan Lopez" w:date="2015-09-11T14:43:00Z">
        <w:r w:rsidR="00354702">
          <w:t xml:space="preserve"> y finalmente </w:t>
        </w:r>
        <w:proofErr w:type="spellStart"/>
        <w:r w:rsidR="00354702" w:rsidRPr="00B70575">
          <w:rPr>
            <w:i/>
          </w:rPr>
          <w:t>height</w:t>
        </w:r>
        <w:r w:rsidR="00354702">
          <w:rPr>
            <w:i/>
          </w:rPr>
          <w:t>Type</w:t>
        </w:r>
        <w:proofErr w:type="spellEnd"/>
        <w:r w:rsidR="00354702">
          <w:rPr>
            <w:i/>
          </w:rPr>
          <w:t xml:space="preserve"> y </w:t>
        </w:r>
      </w:ins>
      <w:proofErr w:type="spellStart"/>
      <w:ins w:id="831" w:author="Ivan Lopez" w:date="2015-09-11T14:44:00Z">
        <w:r w:rsidR="00354702" w:rsidRPr="00B70575">
          <w:rPr>
            <w:i/>
          </w:rPr>
          <w:t>height</w:t>
        </w:r>
        <w:r w:rsidR="00354702">
          <w:rPr>
            <w:i/>
          </w:rPr>
          <w:t>Value</w:t>
        </w:r>
        <w:proofErr w:type="spellEnd"/>
        <w:r w:rsidR="00354702">
          <w:rPr>
            <w:i/>
          </w:rPr>
          <w:t xml:space="preserve">. </w:t>
        </w:r>
        <w:r w:rsidR="00354702">
          <w:t xml:space="preserve">Los tipos de </w:t>
        </w:r>
      </w:ins>
      <w:ins w:id="832" w:author="Ivan Lopez" w:date="2015-09-11T14:45:00Z">
        <w:r w:rsidR="00354702">
          <w:t xml:space="preserve">coordenadas, que forman parte de la enumeración </w:t>
        </w:r>
        <w:proofErr w:type="spellStart"/>
        <w:r w:rsidR="00354702" w:rsidRPr="001E2D0A">
          <w:rPr>
            <w:i/>
          </w:rPr>
          <w:t>CoordType</w:t>
        </w:r>
      </w:ins>
      <w:proofErr w:type="spellEnd"/>
      <w:ins w:id="833" w:author="Ivan Lopez" w:date="2015-09-11T14:46:00Z">
        <w:r w:rsidR="00354702">
          <w:t xml:space="preserve">, son pixel y </w:t>
        </w:r>
        <w:proofErr w:type="spellStart"/>
        <w:r w:rsidR="00354702">
          <w:t>percentage</w:t>
        </w:r>
        <w:proofErr w:type="spellEnd"/>
        <w:r w:rsidR="00354702">
          <w:t>. Cualquiera de estas coordenadas pue</w:t>
        </w:r>
        <w:r w:rsidR="00C63C14">
          <w:t>de establecerse para configurar</w:t>
        </w:r>
        <w:r w:rsidR="00354702">
          <w:t xml:space="preserve"> la posici</w:t>
        </w:r>
      </w:ins>
      <w:ins w:id="834" w:author="Ivan Lopez" w:date="2015-09-11T14:47:00Z">
        <w:r w:rsidR="00354702">
          <w:t xml:space="preserve">ón de cada uno de los </w:t>
        </w:r>
        <w:proofErr w:type="spellStart"/>
        <w:r w:rsidR="00354702" w:rsidRPr="001E2D0A">
          <w:rPr>
            <w:i/>
          </w:rPr>
          <w:t>CompositeUIElement</w:t>
        </w:r>
        <w:proofErr w:type="spellEnd"/>
        <w:r w:rsidR="00354702">
          <w:t xml:space="preserve"> definidos en el </w:t>
        </w:r>
        <w:proofErr w:type="spellStart"/>
        <w:r w:rsidR="00354702">
          <w:t>metamodelo</w:t>
        </w:r>
        <w:proofErr w:type="spellEnd"/>
        <w:r w:rsidR="00354702">
          <w:t xml:space="preserve"> de contenido.</w:t>
        </w:r>
      </w:ins>
    </w:p>
    <w:p w:rsidR="004D451D" w:rsidRDefault="004D451D" w:rsidP="004447A8">
      <w:pPr>
        <w:spacing w:after="0"/>
      </w:pPr>
    </w:p>
    <w:p w:rsidR="004447A8" w:rsidRPr="0038667B" w:rsidRDefault="004447A8" w:rsidP="004447A8">
      <w:pPr>
        <w:spacing w:after="0"/>
      </w:pPr>
      <w:r>
        <w:t xml:space="preserve">De los </w:t>
      </w:r>
      <w:proofErr w:type="spellStart"/>
      <w:r>
        <w:t>metamodelos</w:t>
      </w:r>
      <w:proofErr w:type="spellEnd"/>
      <w:r>
        <w:t xml:space="preserve"> de </w:t>
      </w:r>
      <w:ins w:id="835" w:author="Ivan Lopez" w:date="2015-09-11T14:48:00Z">
        <w:r w:rsidR="00354702">
          <w:t>C</w:t>
        </w:r>
      </w:ins>
      <w:del w:id="836" w:author="Ivan Lopez" w:date="2015-09-11T14:48:00Z">
        <w:r w:rsidDel="00354702">
          <w:delText>c</w:delText>
        </w:r>
      </w:del>
      <w:r>
        <w:t xml:space="preserve">ontenido y </w:t>
      </w:r>
      <w:ins w:id="837" w:author="Ivan Lopez" w:date="2015-09-11T14:48:00Z">
        <w:r w:rsidR="00354702">
          <w:t>E</w:t>
        </w:r>
      </w:ins>
      <w:del w:id="838" w:author="Ivan Lopez" w:date="2015-09-11T14:48:00Z">
        <w:r w:rsidDel="00354702">
          <w:delText>e</w:delText>
        </w:r>
      </w:del>
      <w:r>
        <w:t xml:space="preserv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p>
    <w:p w:rsidR="00B73623" w:rsidDel="00BE3475" w:rsidRDefault="00B73623">
      <w:pPr>
        <w:rPr>
          <w:del w:id="839" w:author="marcazal" w:date="2015-09-09T06:52:00Z"/>
          <w:b/>
        </w:rPr>
      </w:pPr>
    </w:p>
    <w:p w:rsidR="00A25C66" w:rsidRPr="00727837" w:rsidRDefault="003A5F57" w:rsidP="003A5F57">
      <w:pPr>
        <w:spacing w:after="0"/>
      </w:pPr>
      <w:del w:id="840" w:author="marcazal" w:date="2015-09-09T06:52:00Z">
        <w:r w:rsidDel="00E91237">
          <w:delText xml:space="preserve">  </w:delText>
        </w:r>
      </w:del>
    </w:p>
    <w:p w:rsidR="003A5F57" w:rsidRPr="003C43DF" w:rsidRDefault="00354702" w:rsidP="003A5F57">
      <w:pPr>
        <w:spacing w:after="0"/>
        <w:rPr>
          <w:b/>
          <w:caps/>
        </w:rPr>
      </w:pPr>
      <w:ins w:id="841" w:author="Ivan Lopez" w:date="2015-09-11T14:49:00Z">
        <w:r>
          <w:rPr>
            <w:b/>
            <w:caps/>
          </w:rPr>
          <w:t>4</w:t>
        </w:r>
      </w:ins>
      <w:del w:id="842" w:author="Ivan Lopez" w:date="2015-09-11T14:49:00Z">
        <w:r w:rsidR="00F41457" w:rsidDel="00354702">
          <w:rPr>
            <w:b/>
            <w:caps/>
          </w:rPr>
          <w:delText>3</w:delText>
        </w:r>
      </w:del>
      <w:r w:rsidR="00F41457">
        <w:rPr>
          <w:b/>
          <w:caps/>
        </w:rPr>
        <w:t>.3</w:t>
      </w:r>
      <w:r w:rsidR="003A5F57" w:rsidRPr="003C43DF">
        <w:rPr>
          <w:b/>
          <w:caps/>
        </w:rPr>
        <w:t xml:space="preserve"> - </w:t>
      </w:r>
      <w:commentRangeStart w:id="843"/>
      <w:commentRangeStart w:id="844"/>
      <w:r w:rsidR="003A5F57" w:rsidRPr="003C43DF">
        <w:rPr>
          <w:b/>
          <w:caps/>
        </w:rPr>
        <w:t xml:space="preserve">El perfil </w:t>
      </w:r>
      <w:del w:id="845" w:author="Ivan Lopez" w:date="2015-09-11T15:46:00Z">
        <w:r w:rsidR="003A5F57" w:rsidRPr="003C43DF" w:rsidDel="00C63C14">
          <w:rPr>
            <w:b/>
            <w:caps/>
          </w:rPr>
          <w:delText xml:space="preserve">para el modelado </w:delText>
        </w:r>
      </w:del>
      <w:r w:rsidR="003A5F57" w:rsidRPr="003C43DF">
        <w:rPr>
          <w:b/>
          <w:caps/>
        </w:rPr>
        <w:t>de contenido</w:t>
      </w:r>
      <w:ins w:id="846" w:author="Ivan Lopez" w:date="2015-09-11T15:59:00Z">
        <w:r w:rsidR="002F4604">
          <w:rPr>
            <w:b/>
            <w:caps/>
          </w:rPr>
          <w:t xml:space="preserve"> y estructura</w:t>
        </w:r>
      </w:ins>
      <w:r w:rsidR="003A5F57" w:rsidRPr="003C43DF">
        <w:rPr>
          <w:b/>
          <w:caps/>
        </w:rPr>
        <w:t xml:space="preserve"> </w:t>
      </w:r>
      <w:ins w:id="847" w:author="Ivan Lopez" w:date="2015-09-11T15:46:00Z">
        <w:r w:rsidR="00C63C14">
          <w:rPr>
            <w:b/>
            <w:caps/>
          </w:rPr>
          <w:t>extendido</w:t>
        </w:r>
      </w:ins>
      <w:del w:id="848" w:author="Ivan Lopez" w:date="2015-09-11T15:59:00Z">
        <w:r w:rsidR="003A5F57" w:rsidRPr="003C43DF" w:rsidDel="002F4604">
          <w:rPr>
            <w:b/>
            <w:caps/>
          </w:rPr>
          <w:delText>en MoWebA</w:delText>
        </w:r>
      </w:del>
      <w:del w:id="849" w:author="Ivan Lopez" w:date="2015-09-11T15:46:00Z">
        <w:r w:rsidR="003A5F57" w:rsidRPr="003C43DF" w:rsidDel="00C63C14">
          <w:rPr>
            <w:b/>
            <w:caps/>
          </w:rPr>
          <w:delText xml:space="preserve"> (Content profile)</w:delText>
        </w:r>
      </w:del>
      <w:r w:rsidR="003A5F57" w:rsidRPr="003C43DF">
        <w:rPr>
          <w:b/>
          <w:caps/>
        </w:rPr>
        <w:t>.</w:t>
      </w:r>
      <w:commentRangeEnd w:id="843"/>
      <w:r w:rsidR="004979E5">
        <w:rPr>
          <w:rStyle w:val="Refdecomentario"/>
        </w:rPr>
        <w:commentReference w:id="843"/>
      </w:r>
      <w:commentRangeEnd w:id="844"/>
      <w:r>
        <w:rPr>
          <w:rStyle w:val="Refdecomentario"/>
        </w:rPr>
        <w:commentReference w:id="844"/>
      </w:r>
    </w:p>
    <w:p w:rsidR="002C7448" w:rsidRDefault="002C7448" w:rsidP="003A5F57">
      <w:pPr>
        <w:spacing w:after="0"/>
      </w:pPr>
    </w:p>
    <w:p w:rsidR="00966385" w:rsidRPr="009B2B39" w:rsidDel="0034649A" w:rsidRDefault="001028F0" w:rsidP="009B2B39">
      <w:pPr>
        <w:spacing w:after="0"/>
        <w:rPr>
          <w:del w:id="850" w:author="Ivan Lopez" w:date="2015-09-11T18:13:00Z"/>
        </w:rPr>
      </w:pPr>
      <w:r>
        <w:t xml:space="preserve">En la </w:t>
      </w:r>
      <w:ins w:id="851" w:author="Ivan Lopez" w:date="2015-09-11T19:31:00Z">
        <w:r w:rsidR="00F95A0F">
          <w:fldChar w:fldCharType="begin"/>
        </w:r>
        <w:r w:rsidR="009B2B39">
          <w:instrText xml:space="preserve"> REF _Ref429543583 \h </w:instrText>
        </w:r>
      </w:ins>
      <w:r w:rsidR="00F95A0F">
        <w:fldChar w:fldCharType="separate"/>
      </w:r>
      <w:ins w:id="852" w:author="Ivan Lopez" w:date="2015-09-11T19:31:00Z">
        <w:r w:rsidR="009B2B39" w:rsidRPr="00A15776">
          <w:rPr>
            <w:color w:val="000000" w:themeColor="text1"/>
          </w:rPr>
          <w:t xml:space="preserve">Figura </w:t>
        </w:r>
        <w:r w:rsidR="009B2B39">
          <w:rPr>
            <w:noProof/>
            <w:color w:val="000000" w:themeColor="text1"/>
          </w:rPr>
          <w:t>10</w:t>
        </w:r>
        <w:r w:rsidR="00F95A0F">
          <w:fldChar w:fldCharType="end"/>
        </w:r>
        <w:r w:rsidR="009B2B39">
          <w:t xml:space="preserve"> </w:t>
        </w:r>
      </w:ins>
      <w:ins w:id="853" w:author="marcazal" w:date="2015-09-09T06:30:00Z">
        <w:del w:id="854" w:author="Ivan Lopez" w:date="2015-09-11T19:31:00Z">
          <w:r w:rsidR="00F95A0F" w:rsidDel="009B2B39">
            <w:fldChar w:fldCharType="begin"/>
          </w:r>
          <w:r w:rsidR="00D351D4" w:rsidDel="009B2B39">
            <w:delInstrText xml:space="preserve"> REF _Ref429543583 \h </w:delInstrText>
          </w:r>
        </w:del>
      </w:ins>
      <w:del w:id="855" w:author="Ivan Lopez" w:date="2015-09-11T19:31:00Z">
        <w:r w:rsidR="00F95A0F" w:rsidDel="009B2B39">
          <w:fldChar w:fldCharType="separate"/>
        </w:r>
      </w:del>
      <w:ins w:id="856" w:author="marcazal" w:date="2015-09-09T06:30:00Z">
        <w:del w:id="857" w:author="Ivan Lopez" w:date="2015-09-11T19:31:00Z">
          <w:r w:rsidR="00D351D4" w:rsidRPr="00A15776" w:rsidDel="009B2B39">
            <w:rPr>
              <w:color w:val="000000" w:themeColor="text1"/>
            </w:rPr>
            <w:delText xml:space="preserve">Figura </w:delText>
          </w:r>
          <w:r w:rsidR="00D351D4" w:rsidDel="009B2B39">
            <w:rPr>
              <w:noProof/>
              <w:color w:val="000000" w:themeColor="text1"/>
            </w:rPr>
            <w:delText>7</w:delText>
          </w:r>
          <w:r w:rsidR="00F95A0F" w:rsidDel="009B2B39">
            <w:fldChar w:fldCharType="end"/>
          </w:r>
        </w:del>
      </w:ins>
      <w:ins w:id="858" w:author="marcazal" w:date="2015-09-09T06:31:00Z">
        <w:del w:id="859" w:author="Ivan Lopez" w:date="2015-09-11T19:31:00Z">
          <w:r w:rsidR="00D351D4" w:rsidDel="009B2B39">
            <w:delText xml:space="preserve"> </w:delText>
          </w:r>
        </w:del>
      </w:ins>
      <w:r w:rsidR="00966385">
        <w:t xml:space="preserve">se muestra el perfil de </w:t>
      </w:r>
      <w:ins w:id="860" w:author="Ivan Lopez" w:date="2015-09-11T14:50:00Z">
        <w:r w:rsidR="00354702">
          <w:t>C</w:t>
        </w:r>
      </w:ins>
      <w:del w:id="861" w:author="Ivan Lopez" w:date="2015-09-11T14:50:00Z">
        <w:r w:rsidR="00966385" w:rsidDel="00354702">
          <w:delText>c</w:delText>
        </w:r>
      </w:del>
      <w:r w:rsidR="00966385">
        <w:t xml:space="preserve">ontenido para el modelado de los </w:t>
      </w:r>
      <w:commentRangeStart w:id="862"/>
      <w:commentRangeStart w:id="863"/>
      <w:r w:rsidR="00966385">
        <w:t>P</w:t>
      </w:r>
      <w:ins w:id="864" w:author="Ivan Lopez" w:date="2015-09-11T15:11:00Z">
        <w:r w:rsidR="0093259A">
          <w:t>I</w:t>
        </w:r>
      </w:ins>
      <w:del w:id="865" w:author="Ivan Lopez" w:date="2015-09-11T15:11:00Z">
        <w:r w:rsidR="00966385" w:rsidDel="0093259A">
          <w:delText>i</w:delText>
        </w:r>
      </w:del>
      <w:r w:rsidR="00966385">
        <w:t>M</w:t>
      </w:r>
      <w:commentRangeEnd w:id="862"/>
      <w:r w:rsidR="0078413E">
        <w:rPr>
          <w:rStyle w:val="Refdecomentario"/>
        </w:rPr>
        <w:commentReference w:id="862"/>
      </w:r>
      <w:commentRangeEnd w:id="863"/>
      <w:r w:rsidR="008E6977">
        <w:rPr>
          <w:rStyle w:val="Refdecomentario"/>
        </w:rPr>
        <w:commentReference w:id="863"/>
      </w:r>
      <w:r w:rsidR="00966385">
        <w:t xml:space="preserve"> </w:t>
      </w:r>
      <w:r w:rsidR="004312FC">
        <w:t xml:space="preserve"> </w:t>
      </w:r>
      <w:del w:id="866" w:author="Ivan Lopez" w:date="2015-09-11T15:23:00Z">
        <w:r w:rsidR="00966385" w:rsidDel="00A160CA">
          <w:delText xml:space="preserve">de contenido </w:delText>
        </w:r>
      </w:del>
      <w:r w:rsidR="00966385">
        <w:t xml:space="preserve">de </w:t>
      </w:r>
      <w:del w:id="867" w:author="Ivan Lopez" w:date="2015-09-11T14:50:00Z">
        <w:r w:rsidR="00966385" w:rsidDel="00354702">
          <w:delText xml:space="preserve">la </w:delText>
        </w:r>
      </w:del>
      <w:ins w:id="868" w:author="Ivan Lopez" w:date="2015-09-11T14:50:00Z">
        <w:r w:rsidR="00354702">
          <w:t xml:space="preserve">una </w:t>
        </w:r>
      </w:ins>
      <w:r w:rsidR="00966385">
        <w:t xml:space="preserve">aplicación con </w:t>
      </w:r>
      <w:proofErr w:type="spellStart"/>
      <w:r w:rsidR="00966385">
        <w:t>MoWebA</w:t>
      </w:r>
      <w:proofErr w:type="spellEnd"/>
      <w:r w:rsidR="00966385">
        <w:t>.</w:t>
      </w:r>
      <w:ins w:id="869" w:author="Ivan Lopez" w:date="2015-09-11T15:37:00Z">
        <w:r w:rsidR="00C63C14">
          <w:t xml:space="preserve"> Al igual que el </w:t>
        </w:r>
        <w:proofErr w:type="spellStart"/>
        <w:r w:rsidR="00C63C14">
          <w:t>metamodelo</w:t>
        </w:r>
        <w:proofErr w:type="spellEnd"/>
        <w:r w:rsidR="00C63C14">
          <w:t xml:space="preserve"> de Contenido, el perfil de Contenido contiene las clasificaciones de elementos simples </w:t>
        </w:r>
        <w:proofErr w:type="spellStart"/>
        <w:r w:rsidR="00C63C14" w:rsidRPr="001E2D0A">
          <w:rPr>
            <w:i/>
          </w:rPr>
          <w:t>UIElement</w:t>
        </w:r>
      </w:ins>
      <w:proofErr w:type="spellEnd"/>
      <w:ins w:id="870" w:author="Ivan Lopez" w:date="2015-09-11T15:42:00Z">
        <w:r w:rsidR="00C63C14">
          <w:rPr>
            <w:i/>
          </w:rPr>
          <w:t xml:space="preserve"> </w:t>
        </w:r>
        <w:r w:rsidR="00C63C14">
          <w:t xml:space="preserve">del tipo </w:t>
        </w:r>
        <w:proofErr w:type="spellStart"/>
        <w:r w:rsidR="00C63C14">
          <w:t>InputElement</w:t>
        </w:r>
        <w:proofErr w:type="spellEnd"/>
        <w:r w:rsidR="00C63C14">
          <w:t xml:space="preserve">, </w:t>
        </w:r>
        <w:proofErr w:type="spellStart"/>
        <w:r w:rsidR="00C63C14">
          <w:t>OutputElement</w:t>
        </w:r>
        <w:proofErr w:type="spellEnd"/>
        <w:r w:rsidR="00C63C14">
          <w:t xml:space="preserve"> y </w:t>
        </w:r>
        <w:proofErr w:type="spellStart"/>
        <w:r w:rsidR="00C63C14">
          <w:t>ControlElement</w:t>
        </w:r>
      </w:ins>
      <w:proofErr w:type="spellEnd"/>
      <w:ins w:id="871" w:author="Ivan Lopez" w:date="2015-09-11T16:00:00Z">
        <w:r w:rsidR="002F4604">
          <w:t xml:space="preserve">. Cada uno de los </w:t>
        </w:r>
        <w:proofErr w:type="spellStart"/>
        <w:r w:rsidR="002F4604" w:rsidRPr="001E2D0A">
          <w:rPr>
            <w:i/>
          </w:rPr>
          <w:t>UIElement</w:t>
        </w:r>
        <w:proofErr w:type="spellEnd"/>
        <w:r w:rsidR="002F4604">
          <w:t xml:space="preserve"> es representado por estereotipos que extienden de la </w:t>
        </w:r>
        <w:proofErr w:type="spellStart"/>
        <w:r w:rsidR="002F4604">
          <w:t>metaclase</w:t>
        </w:r>
        <w:proofErr w:type="spellEnd"/>
        <w:r w:rsidR="002F4604">
          <w:t xml:space="preserve"> </w:t>
        </w:r>
      </w:ins>
      <w:proofErr w:type="spellStart"/>
      <w:ins w:id="872" w:author="Ivan Lopez" w:date="2015-09-11T16:01:00Z">
        <w:r w:rsidR="002F4604" w:rsidRPr="001E2D0A">
          <w:rPr>
            <w:i/>
          </w:rPr>
          <w:t>Property</w:t>
        </w:r>
      </w:ins>
      <w:proofErr w:type="spellEnd"/>
      <w:del w:id="873" w:author="Ivan Lopez" w:date="2015-09-11T15:23:00Z">
        <w:r w:rsidR="00966385" w:rsidDel="00A160CA">
          <w:delText xml:space="preserve"> Como puede apreciar</w:delText>
        </w:r>
        <w:r w:rsidR="00EE59E4" w:rsidDel="00A160CA">
          <w:delText>s</w:delText>
        </w:r>
        <w:r w:rsidR="00966385" w:rsidDel="00A160CA">
          <w:delText>e, los elementos resaltados</w:delText>
        </w:r>
        <w:r w:rsidR="00C16B85" w:rsidDel="00A160CA">
          <w:delText xml:space="preserve"> en </w:delText>
        </w:r>
        <w:commentRangeStart w:id="874"/>
        <w:commentRangeStart w:id="875"/>
        <w:r w:rsidR="00C16B85" w:rsidDel="00A160CA">
          <w:delText>azul</w:delText>
        </w:r>
        <w:r w:rsidR="00966385" w:rsidDel="00A160CA">
          <w:delText xml:space="preserve"> </w:delText>
        </w:r>
        <w:commentRangeEnd w:id="874"/>
        <w:r w:rsidR="00856CCF" w:rsidDel="00A160CA">
          <w:rPr>
            <w:rStyle w:val="Refdecomentario"/>
          </w:rPr>
          <w:commentReference w:id="874"/>
        </w:r>
        <w:commentRangeEnd w:id="875"/>
        <w:r w:rsidR="00354702" w:rsidDel="00A160CA">
          <w:rPr>
            <w:rStyle w:val="Refdecomentario"/>
          </w:rPr>
          <w:commentReference w:id="875"/>
        </w:r>
        <w:r w:rsidR="00966385" w:rsidDel="00A160CA">
          <w:delText>forman parte de la extensión</w:delText>
        </w:r>
        <w:r w:rsidR="00856CCF" w:rsidDel="00A160CA">
          <w:delText xml:space="preserve"> que se hace en este trabajo de tesis</w:delText>
        </w:r>
        <w:r w:rsidR="00966385" w:rsidDel="00A160CA">
          <w:delText xml:space="preserve">. </w:delText>
        </w:r>
        <w:commentRangeStart w:id="876"/>
        <w:r w:rsidR="00966385" w:rsidDel="00A160CA">
          <w:delText>Los elementos compuestos del perfil (</w:delText>
        </w:r>
      </w:del>
      <w:del w:id="877" w:author="Ivan Lopez" w:date="2015-09-11T15:09:00Z">
        <w:r w:rsidR="00966385" w:rsidRPr="00966385" w:rsidDel="0093259A">
          <w:rPr>
            <w:i/>
          </w:rPr>
          <w:delText>c</w:delText>
        </w:r>
      </w:del>
      <w:del w:id="878" w:author="Ivan Lopez" w:date="2015-09-11T15:23:00Z">
        <w:r w:rsidR="00966385" w:rsidRPr="00966385" w:rsidDel="00A160CA">
          <w:rPr>
            <w:i/>
          </w:rPr>
          <w:delText>ompositeUIElements</w:delText>
        </w:r>
        <w:r w:rsidR="00966385" w:rsidDel="00A160CA">
          <w:delText xml:space="preserve">) son representados por medio de </w:delText>
        </w:r>
      </w:del>
      <w:ins w:id="879" w:author="Vaio" w:date="2015-06-17T00:41:00Z">
        <w:del w:id="880" w:author="Ivan Lopez" w:date="2015-09-11T15:23:00Z">
          <w:r w:rsidR="004979E5" w:rsidDel="00A160CA">
            <w:delText>m</w:delText>
          </w:r>
        </w:del>
      </w:ins>
      <w:del w:id="881" w:author="Ivan Lopez" w:date="2015-09-11T15:23:00Z">
        <w:r w:rsidR="00FF0725" w:rsidDel="00A160CA">
          <w:delText xml:space="preserve">Metaclases </w:delText>
        </w:r>
        <w:r w:rsidR="00966385" w:rsidDel="00A160CA">
          <w:delText xml:space="preserve"> y estereotipos. Los elementos simples para la representación de contenido</w:delText>
        </w:r>
        <w:r w:rsidR="00FF0725" w:rsidDel="00A160CA">
          <w:delText xml:space="preserve"> son extendidos por medio de </w:delText>
        </w:r>
        <w:r w:rsidR="004979E5" w:rsidDel="00A160CA">
          <w:delText>p</w:delText>
        </w:r>
        <w:r w:rsidR="00FF0725" w:rsidDel="00A160CA">
          <w:delText>ropiedades estereotipadas</w:delText>
        </w:r>
        <w:commentRangeEnd w:id="876"/>
        <w:r w:rsidR="004979E5" w:rsidDel="00A160CA">
          <w:rPr>
            <w:rStyle w:val="Refdecomentario"/>
          </w:rPr>
          <w:commentReference w:id="876"/>
        </w:r>
        <w:r w:rsidR="004312FC" w:rsidDel="00A160CA">
          <w:delText xml:space="preserve">. </w:delText>
        </w:r>
        <w:commentRangeStart w:id="882"/>
        <w:r w:rsidR="004312FC" w:rsidDel="00A160CA">
          <w:delText>A continuación se presentan los nuevos elementos simples y compuestos propuestos a MoWebA.</w:delText>
        </w:r>
      </w:del>
      <w:commentRangeEnd w:id="882"/>
      <w:r w:rsidR="0006154A">
        <w:rPr>
          <w:rStyle w:val="Refdecomentario"/>
        </w:rPr>
        <w:commentReference w:id="882"/>
      </w:r>
      <w:ins w:id="883" w:author="Ivan Lopez" w:date="2015-09-11T16:02:00Z">
        <w:r w:rsidR="002F4604">
          <w:rPr>
            <w:i/>
          </w:rPr>
          <w:t xml:space="preserve">, </w:t>
        </w:r>
        <w:r w:rsidR="002F4604">
          <w:t>lo que implica que estos elementos serán representados como propiedades</w:t>
        </w:r>
      </w:ins>
      <w:ins w:id="884" w:author="Ivan Lopez" w:date="2015-09-11T16:22:00Z">
        <w:r w:rsidR="00883ABC">
          <w:t xml:space="preserve">. </w:t>
        </w:r>
      </w:ins>
      <w:ins w:id="885" w:author="Ivan Lopez" w:date="2015-09-11T16:23:00Z">
        <w:r w:rsidR="00883ABC">
          <w:t>Alguna</w:t>
        </w:r>
      </w:ins>
      <w:ins w:id="886" w:author="Ivan Lopez" w:date="2015-09-11T16:24:00Z">
        <w:r w:rsidR="00883ABC">
          <w:t>s</w:t>
        </w:r>
      </w:ins>
      <w:ins w:id="887" w:author="Ivan Lopez" w:date="2015-09-11T16:22:00Z">
        <w:r w:rsidR="00883ABC">
          <w:t xml:space="preserve"> de estas propiedades contiene</w:t>
        </w:r>
      </w:ins>
      <w:ins w:id="888" w:author="Ivan Lopez" w:date="2015-09-11T16:24:00Z">
        <w:r w:rsidR="00883ABC">
          <w:t>n</w:t>
        </w:r>
      </w:ins>
      <w:ins w:id="889" w:author="Ivan Lopez" w:date="2015-09-11T16:22:00Z">
        <w:r w:rsidR="00883ABC">
          <w:t xml:space="preserve"> </w:t>
        </w:r>
      </w:ins>
      <w:ins w:id="890" w:author="Ivan Lopez" w:date="2015-09-11T16:02:00Z">
        <w:r w:rsidR="002F4604">
          <w:t>valores etiquetados (</w:t>
        </w:r>
        <w:proofErr w:type="spellStart"/>
        <w:r w:rsidR="002F4604" w:rsidRPr="001E2D0A">
          <w:rPr>
            <w:i/>
          </w:rPr>
          <w:t>tagged</w:t>
        </w:r>
        <w:proofErr w:type="spellEnd"/>
        <w:r w:rsidR="002F4604" w:rsidRPr="001E2D0A">
          <w:rPr>
            <w:i/>
          </w:rPr>
          <w:t xml:space="preserve"> </w:t>
        </w:r>
        <w:proofErr w:type="spellStart"/>
        <w:r w:rsidR="002F4604" w:rsidRPr="001E2D0A">
          <w:rPr>
            <w:i/>
          </w:rPr>
          <w:t>values</w:t>
        </w:r>
        <w:proofErr w:type="spellEnd"/>
        <w:r w:rsidR="002F4604">
          <w:t>)</w:t>
        </w:r>
      </w:ins>
      <w:ins w:id="891" w:author="Ivan Lopez" w:date="2015-09-11T16:24:00Z">
        <w:r w:rsidR="00883ABC">
          <w:t xml:space="preserve"> propios o heredados,</w:t>
        </w:r>
      </w:ins>
      <w:ins w:id="892" w:author="Ivan Lopez" w:date="2015-09-11T16:23:00Z">
        <w:r w:rsidR="00883ABC">
          <w:t xml:space="preserve"> que </w:t>
        </w:r>
      </w:ins>
      <w:ins w:id="893" w:author="Ivan Lopez" w:date="2015-09-11T16:26:00Z">
        <w:r w:rsidR="00883ABC">
          <w:t xml:space="preserve">le </w:t>
        </w:r>
      </w:ins>
      <w:ins w:id="894" w:author="Ivan Lopez" w:date="2015-09-11T16:23:00Z">
        <w:r w:rsidR="00883ABC">
          <w:t>permiten establecer</w:t>
        </w:r>
      </w:ins>
      <w:ins w:id="895" w:author="Ivan Lopez" w:date="2015-09-11T16:26:00Z">
        <w:r w:rsidR="00883ABC">
          <w:t xml:space="preserve"> ciertas</w:t>
        </w:r>
      </w:ins>
      <w:ins w:id="896" w:author="Ivan Lopez" w:date="2015-09-11T16:23:00Z">
        <w:r w:rsidR="00883ABC">
          <w:t xml:space="preserve"> </w:t>
        </w:r>
      </w:ins>
      <w:ins w:id="897" w:author="Ivan Lopez" w:date="2015-09-11T16:24:00Z">
        <w:r w:rsidR="00883ABC">
          <w:t>características</w:t>
        </w:r>
      </w:ins>
      <w:ins w:id="898" w:author="Ivan Lopez" w:date="2015-09-11T16:23:00Z">
        <w:r w:rsidR="00883ABC">
          <w:t xml:space="preserve"> específicas</w:t>
        </w:r>
      </w:ins>
      <w:ins w:id="899" w:author="Ivan Lopez" w:date="2015-09-11T16:27:00Z">
        <w:r w:rsidR="00883ABC">
          <w:t xml:space="preserve"> a los estereotipos</w:t>
        </w:r>
      </w:ins>
      <w:ins w:id="900" w:author="Ivan Lopez" w:date="2015-09-11T16:25:00Z">
        <w:r w:rsidR="00883ABC">
          <w:t>.</w:t>
        </w:r>
      </w:ins>
      <w:ins w:id="901" w:author="Ivan Lopez" w:date="2015-09-11T16:28:00Z">
        <w:r w:rsidR="00883ABC">
          <w:t xml:space="preserve"> </w:t>
        </w:r>
      </w:ins>
    </w:p>
    <w:p w:rsidR="00062881" w:rsidRDefault="00062881">
      <w:pPr>
        <w:spacing w:after="0"/>
        <w:rPr>
          <w:b/>
        </w:rPr>
      </w:pPr>
    </w:p>
    <w:p w:rsidR="007230B3" w:rsidRDefault="007230B3" w:rsidP="003A5F57">
      <w:pPr>
        <w:spacing w:after="0"/>
        <w:rPr>
          <w:b/>
        </w:rPr>
      </w:pPr>
    </w:p>
    <w:p w:rsidR="0034649A" w:rsidRDefault="00EC245B" w:rsidP="003A5F57">
      <w:pPr>
        <w:spacing w:after="0"/>
      </w:pPr>
      <w:r>
        <w:t xml:space="preserve">Los nuevos elementos </w:t>
      </w:r>
      <w:proofErr w:type="spellStart"/>
      <w:r>
        <w:t>stereotipados</w:t>
      </w:r>
      <w:proofErr w:type="spellEnd"/>
      <w:r>
        <w:t xml:space="preserve"> como </w:t>
      </w:r>
      <w:proofErr w:type="spellStart"/>
      <w:r>
        <w:t>panels</w:t>
      </w:r>
      <w:proofErr w:type="spellEnd"/>
      <w:r>
        <w:t xml:space="preserve"> </w:t>
      </w:r>
      <w:proofErr w:type="spellStart"/>
      <w:r>
        <w:t>richAccordion</w:t>
      </w:r>
      <w:proofErr w:type="spellEnd"/>
      <w:r>
        <w:t xml:space="preserve"> y </w:t>
      </w:r>
      <w:proofErr w:type="spellStart"/>
      <w:r>
        <w:t>richT</w:t>
      </w:r>
      <w:r w:rsidRPr="009B2B39">
        <w:t>ab</w:t>
      </w:r>
      <w:r w:rsidR="00C20522">
        <w:t>s</w:t>
      </w:r>
      <w:proofErr w:type="spellEnd"/>
      <w:r w:rsidRPr="009B2B39">
        <w:t xml:space="preserve"> extienden a la </w:t>
      </w:r>
      <w:proofErr w:type="spellStart"/>
      <w:r w:rsidRPr="009B2B39">
        <w:t>metaclase</w:t>
      </w:r>
      <w:proofErr w:type="spellEnd"/>
      <w:r w:rsidRPr="009B2B39">
        <w:t xml:space="preserve"> </w:t>
      </w:r>
      <w:proofErr w:type="spellStart"/>
      <w:r w:rsidRPr="001E2D0A">
        <w:rPr>
          <w:i/>
        </w:rPr>
        <w:t>Package</w:t>
      </w:r>
      <w:proofErr w:type="spellEnd"/>
      <w:r w:rsidRPr="009B2B39">
        <w:t xml:space="preserve">, lo cual indica que estos elementos, </w:t>
      </w:r>
      <w:r>
        <w:t xml:space="preserve">serán representados por medio de </w:t>
      </w:r>
      <w:proofErr w:type="spellStart"/>
      <w:r>
        <w:t>Packages</w:t>
      </w:r>
      <w:proofErr w:type="spellEnd"/>
      <w:r>
        <w:t>.</w:t>
      </w:r>
    </w:p>
    <w:p w:rsidR="00C20522" w:rsidRDefault="00C20522" w:rsidP="003A5F57">
      <w:pPr>
        <w:spacing w:after="0"/>
      </w:pPr>
      <w:r>
        <w:t>Con respecto al perfil de Estructura</w:t>
      </w:r>
      <w:r w:rsidR="00635E73">
        <w:t xml:space="preserve">,  el estereotipo </w:t>
      </w:r>
      <w:proofErr w:type="spellStart"/>
      <w:r w:rsidR="00635E73" w:rsidRPr="001E2D0A">
        <w:rPr>
          <w:i/>
        </w:rPr>
        <w:t>layout</w:t>
      </w:r>
      <w:proofErr w:type="spellEnd"/>
      <w:r w:rsidR="00635E73">
        <w:t xml:space="preserve"> que extiende a la </w:t>
      </w:r>
      <w:proofErr w:type="spellStart"/>
      <w:r w:rsidR="00635E73">
        <w:t>metaclase</w:t>
      </w:r>
      <w:proofErr w:type="spellEnd"/>
      <w:r w:rsidR="00635E73">
        <w:t xml:space="preserve"> </w:t>
      </w:r>
      <w:proofErr w:type="spellStart"/>
      <w:r w:rsidR="00635E73">
        <w:t>Package</w:t>
      </w:r>
      <w:proofErr w:type="spellEnd"/>
      <w:r w:rsidR="00635E73">
        <w:t xml:space="preserve">, contempla todos los nuevos atributos agregados al </w:t>
      </w:r>
      <w:proofErr w:type="spellStart"/>
      <w:r w:rsidR="00635E73">
        <w:t>metamodelo</w:t>
      </w:r>
      <w:proofErr w:type="spellEnd"/>
      <w:r w:rsidR="00635E73">
        <w:t xml:space="preserve"> de Estructura presentados en la sección anterior. En la </w:t>
      </w:r>
      <w:r w:rsidR="00F95A0F">
        <w:fldChar w:fldCharType="begin"/>
      </w:r>
      <w:r w:rsidR="00AA3FDC">
        <w:instrText xml:space="preserve"> REF _Ref429763096 \h </w:instrText>
      </w:r>
      <w:r w:rsidR="00F95A0F">
        <w:fldChar w:fldCharType="separate"/>
      </w:r>
      <w:r w:rsidR="00AA3FDC" w:rsidRPr="001E2D0A">
        <w:rPr>
          <w:color w:val="000000" w:themeColor="text1"/>
        </w:rPr>
        <w:t xml:space="preserve">Figura </w:t>
      </w:r>
      <w:r w:rsidR="00AA3FDC" w:rsidRPr="001E2D0A">
        <w:rPr>
          <w:noProof/>
          <w:color w:val="000000" w:themeColor="text1"/>
        </w:rPr>
        <w:t>9</w:t>
      </w:r>
      <w:r w:rsidR="00F95A0F">
        <w:fldChar w:fldCharType="end"/>
      </w:r>
      <w:r w:rsidR="00635E73">
        <w:t xml:space="preserve"> se presenta el perfil de Estructura extendido.</w:t>
      </w:r>
    </w:p>
    <w:p w:rsidR="00C20522" w:rsidRDefault="00C20522" w:rsidP="003A5F57">
      <w:pPr>
        <w:spacing w:after="0"/>
      </w:pPr>
    </w:p>
    <w:p w:rsidR="00635E73" w:rsidRDefault="00C20522" w:rsidP="001E2D0A">
      <w:pPr>
        <w:keepNext/>
        <w:spacing w:after="0"/>
        <w:jc w:val="center"/>
      </w:pPr>
      <w:r>
        <w:rPr>
          <w:noProof/>
          <w:lang w:val="es-PY" w:eastAsia="es-PY"/>
        </w:rPr>
        <w:lastRenderedPageBreak/>
        <w:drawing>
          <wp:inline distT="0" distB="0" distL="0" distR="0">
            <wp:extent cx="4457493" cy="2762250"/>
            <wp:effectExtent l="0" t="0" r="63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 de estructura.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7493" cy="2762250"/>
                    </a:xfrm>
                    <a:prstGeom prst="rect">
                      <a:avLst/>
                    </a:prstGeom>
                  </pic:spPr>
                </pic:pic>
              </a:graphicData>
            </a:graphic>
          </wp:inline>
        </w:drawing>
      </w:r>
    </w:p>
    <w:p w:rsidR="00C20522" w:rsidRPr="001E2D0A" w:rsidRDefault="00635E73" w:rsidP="001E2D0A">
      <w:pPr>
        <w:pStyle w:val="Epgrafe"/>
        <w:ind w:left="2124"/>
        <w:rPr>
          <w:b w:val="0"/>
          <w:color w:val="000000" w:themeColor="text1"/>
        </w:rPr>
      </w:pPr>
      <w:r>
        <w:rPr>
          <w:color w:val="000000" w:themeColor="text1"/>
        </w:rPr>
        <w:t xml:space="preserve">                       </w:t>
      </w:r>
      <w:bookmarkStart w:id="902" w:name="_Ref429763096"/>
      <w:r w:rsidRPr="001E2D0A">
        <w:rPr>
          <w:color w:val="000000" w:themeColor="text1"/>
        </w:rPr>
        <w:t xml:space="preserve">Figura </w:t>
      </w:r>
      <w:r w:rsidR="00F95A0F" w:rsidRPr="001E2D0A">
        <w:rPr>
          <w:color w:val="000000" w:themeColor="text1"/>
        </w:rPr>
        <w:fldChar w:fldCharType="begin"/>
      </w:r>
      <w:r w:rsidRPr="001E2D0A">
        <w:rPr>
          <w:color w:val="000000" w:themeColor="text1"/>
        </w:rPr>
        <w:instrText xml:space="preserve"> SEQ Figura \* ARABIC </w:instrText>
      </w:r>
      <w:r w:rsidR="00F95A0F" w:rsidRPr="001E2D0A">
        <w:rPr>
          <w:color w:val="000000" w:themeColor="text1"/>
        </w:rPr>
        <w:fldChar w:fldCharType="separate"/>
      </w:r>
      <w:r w:rsidRPr="001E2D0A">
        <w:rPr>
          <w:noProof/>
          <w:color w:val="000000" w:themeColor="text1"/>
        </w:rPr>
        <w:t>9</w:t>
      </w:r>
      <w:r w:rsidR="00F95A0F" w:rsidRPr="001E2D0A">
        <w:rPr>
          <w:color w:val="000000" w:themeColor="text1"/>
        </w:rPr>
        <w:fldChar w:fldCharType="end"/>
      </w:r>
      <w:bookmarkEnd w:id="902"/>
      <w:r>
        <w:rPr>
          <w:b w:val="0"/>
          <w:color w:val="000000" w:themeColor="text1"/>
        </w:rPr>
        <w:t xml:space="preserve"> </w:t>
      </w:r>
      <w:r w:rsidRPr="001E2D0A">
        <w:rPr>
          <w:b w:val="0"/>
          <w:color w:val="000000" w:themeColor="text1"/>
        </w:rPr>
        <w:t xml:space="preserve"> Perfil de Estructura</w:t>
      </w:r>
      <w:r w:rsidR="00AA3FDC">
        <w:rPr>
          <w:b w:val="0"/>
          <w:color w:val="000000" w:themeColor="text1"/>
        </w:rPr>
        <w:t xml:space="preserve"> extendido</w:t>
      </w:r>
      <w:r w:rsidRPr="001E2D0A">
        <w:rPr>
          <w:b w:val="0"/>
          <w:color w:val="000000" w:themeColor="text1"/>
        </w:rPr>
        <w:t>.</w:t>
      </w:r>
    </w:p>
    <w:p w:rsidR="007230B3" w:rsidRDefault="007230B3" w:rsidP="003A5F57">
      <w:pPr>
        <w:spacing w:after="0"/>
        <w:rPr>
          <w:b/>
        </w:rPr>
      </w:pPr>
    </w:p>
    <w:p w:rsidR="00A15776" w:rsidRDefault="00A15776" w:rsidP="00D12371">
      <w:pPr>
        <w:keepNext/>
        <w:spacing w:after="0"/>
        <w:jc w:val="center"/>
      </w:pPr>
      <w:r>
        <w:rPr>
          <w:b/>
          <w:noProof/>
          <w:lang w:val="es-PY" w:eastAsia="es-PY"/>
        </w:rPr>
        <w:lastRenderedPageBreak/>
        <w:drawing>
          <wp:inline distT="0" distB="0" distL="0" distR="0">
            <wp:extent cx="4273956" cy="8397894"/>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8" cstate="print"/>
                    <a:stretch>
                      <a:fillRect/>
                    </a:stretch>
                  </pic:blipFill>
                  <pic:spPr>
                    <a:xfrm>
                      <a:off x="0" y="0"/>
                      <a:ext cx="4278390" cy="8406606"/>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bookmarkStart w:id="903" w:name="_Ref429543583"/>
      <w:commentRangeStart w:id="904"/>
      <w:commentRangeStart w:id="905"/>
      <w:r w:rsidRPr="00A15776">
        <w:rPr>
          <w:color w:val="000000" w:themeColor="text1"/>
        </w:rPr>
        <w:t xml:space="preserve">Figura </w:t>
      </w:r>
      <w:r w:rsidR="00F95A0F" w:rsidRPr="00A15776">
        <w:rPr>
          <w:color w:val="000000" w:themeColor="text1"/>
        </w:rPr>
        <w:fldChar w:fldCharType="begin"/>
      </w:r>
      <w:r w:rsidRPr="00A15776">
        <w:rPr>
          <w:color w:val="000000" w:themeColor="text1"/>
        </w:rPr>
        <w:instrText xml:space="preserve"> SEQ Figura \* ARABIC </w:instrText>
      </w:r>
      <w:r w:rsidR="00F95A0F" w:rsidRPr="00A15776">
        <w:rPr>
          <w:color w:val="000000" w:themeColor="text1"/>
        </w:rPr>
        <w:fldChar w:fldCharType="separate"/>
      </w:r>
      <w:ins w:id="906" w:author="Ivan Lopez" w:date="2015-09-11T19:00:00Z">
        <w:r w:rsidR="00635E73">
          <w:rPr>
            <w:noProof/>
            <w:color w:val="000000" w:themeColor="text1"/>
          </w:rPr>
          <w:t>10</w:t>
        </w:r>
      </w:ins>
      <w:r w:rsidR="00F95A0F" w:rsidRPr="00A15776">
        <w:rPr>
          <w:color w:val="000000" w:themeColor="text1"/>
        </w:rPr>
        <w:fldChar w:fldCharType="end"/>
      </w:r>
      <w:bookmarkEnd w:id="903"/>
      <w:r w:rsidRPr="00A15776">
        <w:rPr>
          <w:b w:val="0"/>
          <w:color w:val="000000" w:themeColor="text1"/>
        </w:rPr>
        <w:t xml:space="preserve"> Perfil de contenido de </w:t>
      </w:r>
      <w:proofErr w:type="spellStart"/>
      <w:r w:rsidRPr="00A15776">
        <w:rPr>
          <w:b w:val="0"/>
          <w:color w:val="000000" w:themeColor="text1"/>
        </w:rPr>
        <w:t>MoWebA</w:t>
      </w:r>
      <w:commentRangeEnd w:id="904"/>
      <w:proofErr w:type="spellEnd"/>
      <w:r w:rsidR="0006154A">
        <w:rPr>
          <w:rStyle w:val="Refdecomentario"/>
          <w:b w:val="0"/>
          <w:bCs w:val="0"/>
          <w:color w:val="auto"/>
        </w:rPr>
        <w:commentReference w:id="904"/>
      </w:r>
      <w:commentRangeEnd w:id="905"/>
      <w:r w:rsidR="008E6977">
        <w:rPr>
          <w:rStyle w:val="Refdecomentario"/>
          <w:b w:val="0"/>
          <w:bCs w:val="0"/>
          <w:color w:val="auto"/>
        </w:rPr>
        <w:commentReference w:id="905"/>
      </w:r>
    </w:p>
    <w:p w:rsidR="007230B3" w:rsidDel="001E2D0A" w:rsidRDefault="007230B3" w:rsidP="003A5F57">
      <w:pPr>
        <w:spacing w:after="0"/>
        <w:rPr>
          <w:del w:id="907" w:author="Ivan Lopez" w:date="2015-09-11T19:34:00Z"/>
          <w:b/>
        </w:rPr>
      </w:pPr>
    </w:p>
    <w:p w:rsidR="009469FA" w:rsidDel="00DB65B0" w:rsidRDefault="009469FA" w:rsidP="00795985">
      <w:pPr>
        <w:spacing w:after="0"/>
        <w:rPr>
          <w:ins w:id="908" w:author="marcazal" w:date="2015-09-09T06:39:00Z"/>
          <w:del w:id="909" w:author="Ivan Lopez" w:date="2015-09-11T19:33:00Z"/>
          <w:b/>
          <w:caps/>
        </w:rPr>
      </w:pPr>
    </w:p>
    <w:p w:rsidR="009469FA" w:rsidRDefault="009469FA" w:rsidP="00795985">
      <w:pPr>
        <w:spacing w:after="0"/>
        <w:rPr>
          <w:ins w:id="910" w:author="marcazal" w:date="2015-09-09T06:39:00Z"/>
          <w:b/>
          <w:caps/>
        </w:rPr>
      </w:pPr>
    </w:p>
    <w:p w:rsidR="009469FA" w:rsidDel="00A160CA" w:rsidRDefault="009469FA" w:rsidP="00795985">
      <w:pPr>
        <w:spacing w:after="0"/>
        <w:rPr>
          <w:ins w:id="911" w:author="marcazal" w:date="2015-09-09T06:39:00Z"/>
          <w:del w:id="912" w:author="Ivan Lopez" w:date="2015-09-11T15:25:00Z"/>
          <w:b/>
          <w:caps/>
        </w:rPr>
      </w:pPr>
    </w:p>
    <w:p w:rsidR="009469FA" w:rsidDel="00A160CA" w:rsidRDefault="009469FA" w:rsidP="00795985">
      <w:pPr>
        <w:spacing w:after="0"/>
        <w:rPr>
          <w:ins w:id="913" w:author="marcazal" w:date="2015-09-09T06:39:00Z"/>
          <w:del w:id="914" w:author="Ivan Lopez" w:date="2015-09-11T15:25:00Z"/>
          <w:b/>
          <w:caps/>
        </w:rPr>
      </w:pPr>
    </w:p>
    <w:p w:rsidR="009469FA" w:rsidDel="00A160CA" w:rsidRDefault="009469FA" w:rsidP="00795985">
      <w:pPr>
        <w:spacing w:after="0"/>
        <w:rPr>
          <w:ins w:id="915" w:author="marcazal" w:date="2015-09-09T06:39:00Z"/>
          <w:del w:id="916" w:author="Ivan Lopez" w:date="2015-09-11T15:25:00Z"/>
          <w:b/>
          <w:caps/>
        </w:rPr>
      </w:pPr>
    </w:p>
    <w:p w:rsidR="009469FA" w:rsidDel="00A160CA" w:rsidRDefault="009469FA" w:rsidP="00795985">
      <w:pPr>
        <w:spacing w:after="0"/>
        <w:rPr>
          <w:ins w:id="917" w:author="marcazal" w:date="2015-09-09T06:39:00Z"/>
          <w:del w:id="918" w:author="Ivan Lopez" w:date="2015-09-11T15:25:00Z"/>
          <w:b/>
          <w:caps/>
        </w:rPr>
      </w:pPr>
    </w:p>
    <w:p w:rsidR="009469FA" w:rsidDel="00A160CA" w:rsidRDefault="009469FA" w:rsidP="00795985">
      <w:pPr>
        <w:spacing w:after="0"/>
        <w:rPr>
          <w:ins w:id="919" w:author="marcazal" w:date="2015-09-09T06:39:00Z"/>
          <w:del w:id="920" w:author="Ivan Lopez" w:date="2015-09-11T15:25:00Z"/>
          <w:b/>
          <w:caps/>
        </w:rPr>
      </w:pPr>
    </w:p>
    <w:p w:rsidR="009469FA" w:rsidDel="00A160CA" w:rsidRDefault="009469FA" w:rsidP="00795985">
      <w:pPr>
        <w:spacing w:after="0"/>
        <w:rPr>
          <w:ins w:id="921" w:author="marcazal" w:date="2015-09-09T06:39:00Z"/>
          <w:del w:id="922" w:author="Ivan Lopez" w:date="2015-09-11T15:25:00Z"/>
          <w:b/>
          <w:caps/>
        </w:rPr>
      </w:pPr>
    </w:p>
    <w:p w:rsidR="009469FA" w:rsidDel="00A160CA" w:rsidRDefault="009469FA" w:rsidP="00795985">
      <w:pPr>
        <w:spacing w:after="0"/>
        <w:rPr>
          <w:ins w:id="923" w:author="marcazal" w:date="2015-09-09T06:39:00Z"/>
          <w:del w:id="924" w:author="Ivan Lopez" w:date="2015-09-11T15:25:00Z"/>
          <w:b/>
          <w:caps/>
        </w:rPr>
      </w:pPr>
    </w:p>
    <w:p w:rsidR="009469FA" w:rsidDel="00A160CA" w:rsidRDefault="009469FA" w:rsidP="00795985">
      <w:pPr>
        <w:spacing w:after="0"/>
        <w:rPr>
          <w:ins w:id="925" w:author="marcazal" w:date="2015-09-09T06:39:00Z"/>
          <w:del w:id="926" w:author="Ivan Lopez" w:date="2015-09-11T15:25:00Z"/>
          <w:b/>
          <w:caps/>
        </w:rPr>
      </w:pPr>
    </w:p>
    <w:p w:rsidR="009469FA" w:rsidDel="00A160CA" w:rsidRDefault="009469FA" w:rsidP="00795985">
      <w:pPr>
        <w:spacing w:after="0"/>
        <w:rPr>
          <w:ins w:id="927" w:author="marcazal" w:date="2015-09-09T06:39:00Z"/>
          <w:del w:id="928" w:author="Ivan Lopez" w:date="2015-09-11T15:25:00Z"/>
          <w:b/>
          <w:caps/>
        </w:rPr>
      </w:pPr>
    </w:p>
    <w:p w:rsidR="009469FA" w:rsidDel="00A160CA" w:rsidRDefault="009469FA" w:rsidP="00795985">
      <w:pPr>
        <w:spacing w:after="0"/>
        <w:rPr>
          <w:ins w:id="929" w:author="marcazal" w:date="2015-09-09T06:39:00Z"/>
          <w:del w:id="930" w:author="Ivan Lopez" w:date="2015-09-11T15:25:00Z"/>
          <w:b/>
          <w:caps/>
        </w:rPr>
      </w:pPr>
    </w:p>
    <w:p w:rsidR="009469FA" w:rsidDel="00A160CA" w:rsidRDefault="009469FA" w:rsidP="00795985">
      <w:pPr>
        <w:spacing w:after="0"/>
        <w:rPr>
          <w:ins w:id="931" w:author="marcazal" w:date="2015-09-09T06:39:00Z"/>
          <w:del w:id="932" w:author="Ivan Lopez" w:date="2015-09-11T15:25:00Z"/>
          <w:b/>
          <w:caps/>
        </w:rPr>
      </w:pPr>
    </w:p>
    <w:p w:rsidR="009469FA" w:rsidDel="00A160CA" w:rsidRDefault="009469FA" w:rsidP="00795985">
      <w:pPr>
        <w:spacing w:after="0"/>
        <w:rPr>
          <w:ins w:id="933" w:author="marcazal" w:date="2015-09-09T06:39:00Z"/>
          <w:del w:id="934" w:author="Ivan Lopez" w:date="2015-09-11T15:25:00Z"/>
          <w:b/>
          <w:caps/>
        </w:rPr>
      </w:pPr>
    </w:p>
    <w:p w:rsidR="009469FA" w:rsidDel="00A160CA" w:rsidRDefault="009469FA" w:rsidP="00795985">
      <w:pPr>
        <w:spacing w:after="0"/>
        <w:rPr>
          <w:ins w:id="935" w:author="marcazal" w:date="2015-09-09T06:39:00Z"/>
          <w:del w:id="936" w:author="Ivan Lopez" w:date="2015-09-11T15:25:00Z"/>
          <w:b/>
          <w:caps/>
        </w:rPr>
      </w:pPr>
    </w:p>
    <w:p w:rsidR="009469FA" w:rsidDel="00A160CA" w:rsidRDefault="009469FA" w:rsidP="00795985">
      <w:pPr>
        <w:spacing w:after="0"/>
        <w:rPr>
          <w:ins w:id="937" w:author="marcazal" w:date="2015-09-09T06:39:00Z"/>
          <w:del w:id="938" w:author="Ivan Lopez" w:date="2015-09-11T15:25:00Z"/>
          <w:b/>
          <w:caps/>
        </w:rPr>
      </w:pPr>
    </w:p>
    <w:p w:rsidR="009469FA" w:rsidDel="00A160CA" w:rsidRDefault="009469FA" w:rsidP="00795985">
      <w:pPr>
        <w:spacing w:after="0"/>
        <w:rPr>
          <w:ins w:id="939" w:author="marcazal" w:date="2015-09-09T06:39:00Z"/>
          <w:del w:id="940" w:author="Ivan Lopez" w:date="2015-09-11T15:25:00Z"/>
          <w:b/>
          <w:caps/>
        </w:rPr>
      </w:pPr>
    </w:p>
    <w:p w:rsidR="009469FA" w:rsidDel="00A160CA" w:rsidRDefault="009469FA" w:rsidP="00795985">
      <w:pPr>
        <w:spacing w:after="0"/>
        <w:rPr>
          <w:ins w:id="941" w:author="marcazal" w:date="2015-09-09T06:39:00Z"/>
          <w:del w:id="942" w:author="Ivan Lopez" w:date="2015-09-11T15:25:00Z"/>
          <w:b/>
          <w:caps/>
        </w:rPr>
      </w:pPr>
    </w:p>
    <w:p w:rsidR="009469FA" w:rsidDel="00A160CA" w:rsidRDefault="009469FA" w:rsidP="00795985">
      <w:pPr>
        <w:spacing w:after="0"/>
        <w:rPr>
          <w:ins w:id="943" w:author="marcazal" w:date="2015-09-09T06:39:00Z"/>
          <w:del w:id="944" w:author="Ivan Lopez" w:date="2015-09-11T15:25:00Z"/>
          <w:b/>
          <w:caps/>
        </w:rPr>
      </w:pPr>
    </w:p>
    <w:p w:rsidR="009469FA" w:rsidDel="00A160CA" w:rsidRDefault="009469FA" w:rsidP="00795985">
      <w:pPr>
        <w:spacing w:after="0"/>
        <w:rPr>
          <w:ins w:id="945" w:author="marcazal" w:date="2015-09-09T06:39:00Z"/>
          <w:del w:id="946" w:author="Ivan Lopez" w:date="2015-09-11T15:25:00Z"/>
          <w:b/>
          <w:caps/>
        </w:rPr>
      </w:pPr>
    </w:p>
    <w:p w:rsidR="009469FA" w:rsidDel="00A160CA" w:rsidRDefault="009469FA" w:rsidP="00795985">
      <w:pPr>
        <w:spacing w:after="0"/>
        <w:rPr>
          <w:ins w:id="947" w:author="marcazal" w:date="2015-09-09T06:39:00Z"/>
          <w:del w:id="948" w:author="Ivan Lopez" w:date="2015-09-11T15:25:00Z"/>
          <w:b/>
          <w:caps/>
        </w:rPr>
      </w:pPr>
    </w:p>
    <w:p w:rsidR="009469FA" w:rsidDel="00A160CA" w:rsidRDefault="009469FA" w:rsidP="00795985">
      <w:pPr>
        <w:spacing w:after="0"/>
        <w:rPr>
          <w:ins w:id="949" w:author="marcazal" w:date="2015-09-09T06:39:00Z"/>
          <w:del w:id="950" w:author="Ivan Lopez" w:date="2015-09-11T15:25:00Z"/>
          <w:b/>
          <w:caps/>
        </w:rPr>
      </w:pPr>
    </w:p>
    <w:p w:rsidR="009469FA" w:rsidDel="00A160CA" w:rsidRDefault="009469FA" w:rsidP="00795985">
      <w:pPr>
        <w:spacing w:after="0"/>
        <w:rPr>
          <w:ins w:id="951" w:author="marcazal" w:date="2015-09-09T06:39:00Z"/>
          <w:del w:id="952" w:author="Ivan Lopez" w:date="2015-09-11T15:25:00Z"/>
          <w:b/>
          <w:caps/>
        </w:rPr>
      </w:pPr>
    </w:p>
    <w:p w:rsidR="009469FA" w:rsidDel="00A160CA" w:rsidRDefault="009469FA" w:rsidP="00795985">
      <w:pPr>
        <w:spacing w:after="0"/>
        <w:rPr>
          <w:ins w:id="953" w:author="marcazal" w:date="2015-09-09T06:39:00Z"/>
          <w:del w:id="954" w:author="Ivan Lopez" w:date="2015-09-11T15:25:00Z"/>
          <w:b/>
          <w:caps/>
        </w:rPr>
      </w:pPr>
    </w:p>
    <w:p w:rsidR="009469FA" w:rsidDel="00A160CA" w:rsidRDefault="009469FA" w:rsidP="00795985">
      <w:pPr>
        <w:spacing w:after="0"/>
        <w:rPr>
          <w:ins w:id="955" w:author="marcazal" w:date="2015-09-09T06:39:00Z"/>
          <w:del w:id="956" w:author="Ivan Lopez" w:date="2015-09-11T15:25:00Z"/>
          <w:b/>
          <w:caps/>
        </w:rPr>
      </w:pPr>
    </w:p>
    <w:p w:rsidR="00795985" w:rsidRPr="00795985" w:rsidRDefault="00A160CA" w:rsidP="00795985">
      <w:pPr>
        <w:spacing w:after="0"/>
        <w:rPr>
          <w:ins w:id="957" w:author="Ivan Lopez" w:date="2015-06-23T17:39:00Z"/>
          <w:b/>
          <w:caps/>
        </w:rPr>
      </w:pPr>
      <w:ins w:id="958" w:author="Ivan Lopez" w:date="2015-09-11T15:25:00Z">
        <w:r>
          <w:rPr>
            <w:b/>
            <w:caps/>
          </w:rPr>
          <w:t>4</w:t>
        </w:r>
      </w:ins>
      <w:ins w:id="959" w:author="Ivan Lopez" w:date="2015-06-23T17:39:00Z">
        <w:r w:rsidR="00795985" w:rsidRPr="00795985">
          <w:rPr>
            <w:b/>
            <w:caps/>
          </w:rPr>
          <w:t>.4    Modelado de interfaces de usuario con MoWebA.</w:t>
        </w:r>
      </w:ins>
    </w:p>
    <w:p w:rsidR="00795985" w:rsidRPr="00795985" w:rsidRDefault="00795985" w:rsidP="00795985">
      <w:pPr>
        <w:spacing w:after="0"/>
        <w:rPr>
          <w:ins w:id="960" w:author="Ivan Lopez" w:date="2015-06-23T17:39:00Z"/>
          <w:b/>
          <w:caps/>
        </w:rPr>
      </w:pPr>
    </w:p>
    <w:p w:rsidR="00541234" w:rsidRDefault="00795985" w:rsidP="008703A0">
      <w:pPr>
        <w:spacing w:after="0"/>
        <w:jc w:val="both"/>
        <w:rPr>
          <w:ins w:id="961" w:author="marcazal" w:date="2015-09-15T05:22:00Z"/>
        </w:rPr>
        <w:pPrChange w:id="962" w:author="marcazal" w:date="2015-09-15T05:22:00Z">
          <w:pPr>
            <w:spacing w:after="0"/>
          </w:pPr>
        </w:pPrChange>
      </w:pPr>
      <w:ins w:id="963" w:author="Ivan Lopez" w:date="2015-06-23T17:39:00Z">
        <w:r w:rsidRPr="00795985">
          <w:t xml:space="preserve">En esta sección se presenta un ejemplo simple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w:t>
        </w:r>
      </w:ins>
      <w:ins w:id="964" w:author="marcazal" w:date="2015-09-12T14:29:00Z">
        <w:r w:rsidR="0090013F">
          <w:t xml:space="preserve"> </w:t>
        </w:r>
      </w:ins>
      <w:ins w:id="965" w:author="marcazal" w:date="2015-09-15T02:12:00Z">
        <w:r w:rsidR="00AD08D5">
          <w:t>E</w:t>
        </w:r>
      </w:ins>
      <w:ins w:id="966" w:author="Ivan Lopez" w:date="2015-06-23T17:39:00Z">
        <w:del w:id="967" w:author="marcazal" w:date="2015-09-12T14:29:00Z">
          <w:r w:rsidRPr="00795985" w:rsidDel="0090013F">
            <w:delText>E</w:delText>
          </w:r>
        </w:del>
        <w:r w:rsidRPr="00795985">
          <w:t xml:space="preserve">n la </w:t>
        </w:r>
        <w:del w:id="968" w:author="marcazal" w:date="2015-09-15T02:14:00Z">
          <w:r w:rsidRPr="00AD08D5" w:rsidDel="00AD08D5">
            <w:delText xml:space="preserve">Figura 4 </w:delText>
          </w:r>
        </w:del>
      </w:ins>
      <w:ins w:id="969" w:author="marcazal" w:date="2015-09-15T02:15:00Z">
        <w:r w:rsidR="00AD08D5" w:rsidRPr="00AD08D5">
          <w:fldChar w:fldCharType="begin"/>
        </w:r>
        <w:r w:rsidR="00AD08D5" w:rsidRPr="00AD08D5">
          <w:rPr>
            <w:rPrChange w:id="970" w:author="marcazal" w:date="2015-09-15T02:15:00Z">
              <w:rPr/>
            </w:rPrChange>
          </w:rPr>
          <w:instrText xml:space="preserve"> REF _Ref430046629 \h </w:instrText>
        </w:r>
        <w:r w:rsidR="00AD08D5" w:rsidRPr="00AD08D5">
          <w:rPr>
            <w:rPrChange w:id="971" w:author="marcazal" w:date="2015-09-15T02:15:00Z">
              <w:rPr/>
            </w:rPrChange>
          </w:rPr>
        </w:r>
      </w:ins>
      <w:r w:rsidR="00AD08D5" w:rsidRPr="00AD08D5">
        <w:rPr>
          <w:rPrChange w:id="972" w:author="marcazal" w:date="2015-09-15T02:15:00Z">
            <w:rPr/>
          </w:rPrChange>
        </w:rPr>
        <w:instrText xml:space="preserve"> \* MERGEFORMAT </w:instrText>
      </w:r>
      <w:r w:rsidR="00AD08D5" w:rsidRPr="00AD08D5">
        <w:rPr>
          <w:rPrChange w:id="973" w:author="marcazal" w:date="2015-09-15T02:15:00Z">
            <w:rPr/>
          </w:rPrChange>
        </w:rPr>
        <w:fldChar w:fldCharType="separate"/>
      </w:r>
      <w:ins w:id="974" w:author="marcazal" w:date="2015-09-15T02:15:00Z">
        <w:r w:rsidR="00AD08D5" w:rsidRPr="00AD08D5">
          <w:rPr>
            <w:bCs/>
            <w:rPrChange w:id="975" w:author="marcazal" w:date="2015-09-15T02:15:00Z">
              <w:rPr>
                <w:b/>
                <w:bCs/>
                <w:sz w:val="18"/>
                <w:szCs w:val="18"/>
              </w:rPr>
            </w:rPrChange>
          </w:rPr>
          <w:t xml:space="preserve">Figura </w:t>
        </w:r>
        <w:r w:rsidR="00AD08D5" w:rsidRPr="00AD08D5">
          <w:rPr>
            <w:bCs/>
            <w:noProof/>
            <w:rPrChange w:id="976" w:author="marcazal" w:date="2015-09-15T02:15:00Z">
              <w:rPr>
                <w:b/>
                <w:bCs/>
                <w:noProof/>
                <w:sz w:val="18"/>
                <w:szCs w:val="18"/>
              </w:rPr>
            </w:rPrChange>
          </w:rPr>
          <w:t>11</w:t>
        </w:r>
        <w:r w:rsidR="00AD08D5" w:rsidRPr="00AD08D5">
          <w:fldChar w:fldCharType="end"/>
        </w:r>
        <w:r w:rsidR="00AD08D5">
          <w:t xml:space="preserve"> </w:t>
        </w:r>
      </w:ins>
      <w:ins w:id="977" w:author="Ivan Lopez" w:date="2015-06-23T17:39:00Z">
        <w:r w:rsidRPr="00795985">
          <w:t xml:space="preserve">se presenta </w:t>
        </w:r>
      </w:ins>
      <w:ins w:id="978" w:author="Ivan Lopez" w:date="2015-09-14T15:06:00Z">
        <w:r w:rsidR="00541234">
          <w:t>el modelado de</w:t>
        </w:r>
        <w:del w:id="979" w:author="marcazal" w:date="2015-09-15T03:50:00Z">
          <w:r w:rsidR="00541234" w:rsidDel="00821D98">
            <w:delText xml:space="preserve"> </w:delText>
          </w:r>
        </w:del>
        <w:r w:rsidR="00541234">
          <w:t>l</w:t>
        </w:r>
        <w:del w:id="980" w:author="marcazal" w:date="2015-09-15T03:50:00Z">
          <w:r w:rsidR="00541234" w:rsidDel="00821D98">
            <w:delText>a</w:delText>
          </w:r>
        </w:del>
        <w:r w:rsidR="00541234">
          <w:t xml:space="preserve"> </w:t>
        </w:r>
        <w:del w:id="981" w:author="marcazal" w:date="2015-09-15T02:23:00Z">
          <w:r w:rsidR="00541234" w:rsidDel="00AD08D5">
            <w:delText>aplicación</w:delText>
          </w:r>
        </w:del>
      </w:ins>
      <w:ins w:id="982" w:author="marcazal" w:date="2015-09-15T02:23:00Z">
        <w:r w:rsidR="00AD08D5">
          <w:t>sistema</w:t>
        </w:r>
      </w:ins>
      <w:ins w:id="983" w:author="Ivan Lopez" w:date="2015-09-14T15:06:00Z">
        <w:r w:rsidR="00541234">
          <w:t xml:space="preserve"> </w:t>
        </w:r>
        <w:proofErr w:type="spellStart"/>
        <w:r w:rsidR="00541234" w:rsidRPr="00AD08D5">
          <w:rPr>
            <w:i/>
            <w:rPrChange w:id="984" w:author="marcazal" w:date="2015-09-15T02:15:00Z">
              <w:rPr/>
            </w:rPrChange>
          </w:rPr>
          <w:t>Person</w:t>
        </w:r>
        <w:proofErr w:type="spellEnd"/>
        <w:r w:rsidR="00541234" w:rsidRPr="00AD08D5">
          <w:rPr>
            <w:i/>
            <w:rPrChange w:id="985" w:author="marcazal" w:date="2015-09-15T02:15:00Z">
              <w:rPr/>
            </w:rPrChange>
          </w:rPr>
          <w:t xml:space="preserve"> Manager</w:t>
        </w:r>
        <w:r w:rsidR="00541234">
          <w:t xml:space="preserve"> descrit</w:t>
        </w:r>
      </w:ins>
      <w:ins w:id="986" w:author="marcazal" w:date="2015-09-15T03:51:00Z">
        <w:r w:rsidR="00821D98">
          <w:t>o</w:t>
        </w:r>
      </w:ins>
      <w:ins w:id="987" w:author="Ivan Lopez" w:date="2015-09-14T15:06:00Z">
        <w:del w:id="988" w:author="marcazal" w:date="2015-09-15T03:51:00Z">
          <w:r w:rsidR="00541234" w:rsidDel="00821D98">
            <w:delText>a</w:delText>
          </w:r>
        </w:del>
        <w:r w:rsidR="00541234">
          <w:t xml:space="preserve"> en el Anexo 1</w:t>
        </w:r>
      </w:ins>
      <w:bookmarkStart w:id="989" w:name="_GoBack"/>
      <w:bookmarkEnd w:id="989"/>
      <w:ins w:id="990" w:author="marcazal" w:date="2015-09-12T14:31:00Z">
        <w:del w:id="991" w:author="Ivan Lopez" w:date="2015-09-14T15:06:00Z">
          <w:r w:rsidR="0090013F" w:rsidDel="00541234">
            <w:delText xml:space="preserve">mismo ejemplo </w:delText>
          </w:r>
        </w:del>
      </w:ins>
      <w:ins w:id="992" w:author="marcazal" w:date="2015-09-12T14:28:00Z">
        <w:del w:id="993" w:author="Ivan Lopez" w:date="2015-09-14T15:06:00Z">
          <w:r w:rsidR="0090013F" w:rsidDel="00541234">
            <w:delText xml:space="preserve"> presentado en el</w:delText>
          </w:r>
        </w:del>
        <w:del w:id="994" w:author="Ivan Lopez" w:date="2015-09-14T15:05:00Z">
          <w:r w:rsidR="0090013F" w:rsidDel="00541234">
            <w:delText xml:space="preserve"> capítulo 3</w:delText>
          </w:r>
        </w:del>
      </w:ins>
      <w:ins w:id="995" w:author="marcazal" w:date="2015-09-12T14:31:00Z">
        <w:del w:id="996" w:author="Ivan Lopez" w:date="2015-09-14T15:06:00Z">
          <w:r w:rsidR="0090013F" w:rsidDel="00541234">
            <w:delText xml:space="preserve"> con la salvedad que se agregan nuevos elementos de interfaz que forman parte de la extensi</w:delText>
          </w:r>
        </w:del>
      </w:ins>
      <w:ins w:id="997" w:author="marcazal" w:date="2015-09-12T14:32:00Z">
        <w:del w:id="998" w:author="Ivan Lopez" w:date="2015-09-14T15:06:00Z">
          <w:r w:rsidR="0090013F" w:rsidDel="00541234">
            <w:delText>ón a MoWebA</w:delText>
          </w:r>
        </w:del>
        <w:r w:rsidR="0090013F">
          <w:t xml:space="preserve">. Dentro de los elementos </w:t>
        </w:r>
      </w:ins>
      <w:ins w:id="999" w:author="marcazal" w:date="2015-09-15T03:51:00Z">
        <w:r w:rsidR="00821D98">
          <w:t xml:space="preserve">que forman parte de la extensión </w:t>
        </w:r>
        <w:r w:rsidR="00BB6618">
          <w:t xml:space="preserve">a </w:t>
        </w:r>
        <w:proofErr w:type="spellStart"/>
        <w:r w:rsidR="00BB6618">
          <w:t>MoWebA</w:t>
        </w:r>
        <w:proofErr w:type="spellEnd"/>
        <w:r w:rsidR="00BB6618">
          <w:t xml:space="preserve">  y que se encuentran presentes en el PIM </w:t>
        </w:r>
      </w:ins>
      <w:ins w:id="1000" w:author="marcazal" w:date="2015-09-12T14:32:00Z">
        <w:r w:rsidR="0090013F">
          <w:t>se encuentran</w:t>
        </w:r>
      </w:ins>
      <w:ins w:id="1001" w:author="Ivan Lopez" w:date="2015-09-14T15:03:00Z">
        <w:r w:rsidR="00541234">
          <w:t>:</w:t>
        </w:r>
      </w:ins>
    </w:p>
    <w:p w:rsidR="008703A0" w:rsidRDefault="008703A0" w:rsidP="008703A0">
      <w:pPr>
        <w:spacing w:after="0"/>
        <w:jc w:val="both"/>
        <w:rPr>
          <w:ins w:id="1002" w:author="Ivan Lopez" w:date="2015-09-14T15:03:00Z"/>
        </w:rPr>
        <w:pPrChange w:id="1003" w:author="marcazal" w:date="2015-09-15T05:22:00Z">
          <w:pPr>
            <w:spacing w:after="0"/>
          </w:pPr>
        </w:pPrChange>
      </w:pPr>
    </w:p>
    <w:p w:rsidR="00541234" w:rsidDel="00203698" w:rsidRDefault="00541234" w:rsidP="008703A0">
      <w:pPr>
        <w:spacing w:after="0"/>
        <w:jc w:val="both"/>
        <w:rPr>
          <w:ins w:id="1004" w:author="Ivan Lopez" w:date="2015-09-14T15:04:00Z"/>
          <w:del w:id="1005" w:author="marcazal" w:date="2015-09-15T02:36:00Z"/>
        </w:rPr>
        <w:pPrChange w:id="1006" w:author="marcazal" w:date="2015-09-15T05:22:00Z">
          <w:pPr>
            <w:spacing w:after="0"/>
          </w:pPr>
        </w:pPrChange>
      </w:pPr>
      <w:ins w:id="1007" w:author="Ivan Lopez" w:date="2015-09-14T15:03:00Z">
        <w:del w:id="1008" w:author="marcazal" w:date="2015-09-15T02:36:00Z">
          <w:r w:rsidDel="00203698">
            <w:delText>a) E</w:delText>
          </w:r>
        </w:del>
      </w:ins>
      <w:ins w:id="1009" w:author="Ivan Lopez" w:date="2015-09-14T15:04:00Z">
        <w:del w:id="1010" w:author="marcazal" w:date="2015-09-15T02:36:00Z">
          <w:r w:rsidDel="00203698">
            <w:delText>.</w:delText>
          </w:r>
        </w:del>
      </w:ins>
    </w:p>
    <w:p w:rsidR="00795985" w:rsidRPr="00821D98" w:rsidDel="0090013F" w:rsidRDefault="00203698" w:rsidP="008703A0">
      <w:pPr>
        <w:spacing w:after="0"/>
        <w:jc w:val="both"/>
        <w:rPr>
          <w:ins w:id="1011" w:author="Ivan Lopez" w:date="2015-06-23T17:39:00Z"/>
          <w:del w:id="1012" w:author="marcazal" w:date="2015-09-12T14:45:00Z"/>
          <w:i/>
          <w:rPrChange w:id="1013" w:author="marcazal" w:date="2015-09-15T03:47:00Z">
            <w:rPr>
              <w:ins w:id="1014" w:author="Ivan Lopez" w:date="2015-06-23T17:39:00Z"/>
              <w:del w:id="1015" w:author="marcazal" w:date="2015-09-12T14:45:00Z"/>
            </w:rPr>
          </w:rPrChange>
        </w:rPr>
        <w:pPrChange w:id="1016" w:author="marcazal" w:date="2015-09-15T05:22:00Z">
          <w:pPr>
            <w:spacing w:after="0"/>
          </w:pPr>
        </w:pPrChange>
      </w:pPr>
      <w:ins w:id="1017" w:author="marcazal" w:date="2015-09-15T02:36:00Z">
        <w:r>
          <w:t>a</w:t>
        </w:r>
      </w:ins>
      <w:ins w:id="1018" w:author="Ivan Lopez" w:date="2015-09-14T15:04:00Z">
        <w:del w:id="1019" w:author="marcazal" w:date="2015-09-15T02:36:00Z">
          <w:r w:rsidR="00541234" w:rsidDel="00203698">
            <w:delText>b</w:delText>
          </w:r>
        </w:del>
        <w:r w:rsidR="00541234">
          <w:t>)</w:t>
        </w:r>
      </w:ins>
      <w:ins w:id="1020" w:author="marcazal" w:date="2015-09-12T14:33:00Z">
        <w:del w:id="1021" w:author="Ivan Lopez" w:date="2015-09-14T15:04:00Z">
          <w:r w:rsidR="0090013F" w:rsidDel="00541234">
            <w:delText>,</w:delText>
          </w:r>
        </w:del>
      </w:ins>
      <w:ins w:id="1022" w:author="Ivan Lopez" w:date="2015-06-23T17:39:00Z">
        <w:del w:id="1023" w:author="marcazal" w:date="2015-09-15T02:38:00Z">
          <w:r w:rsidR="00795985" w:rsidRPr="00795985" w:rsidDel="00203698">
            <w:delText xml:space="preserve"> </w:delText>
          </w:r>
        </w:del>
        <w:commentRangeStart w:id="1024"/>
        <w:del w:id="1025" w:author="marcazal" w:date="2015-09-12T14:27:00Z">
          <w:r w:rsidR="00795985" w:rsidRPr="00795985" w:rsidDel="0090013F">
            <w:delText>una aplicación de ejemplo</w:delText>
          </w:r>
          <w:commentRangeEnd w:id="1024"/>
          <w:r w:rsidR="00795985" w:rsidRPr="00795985" w:rsidDel="0090013F">
            <w:rPr>
              <w:sz w:val="16"/>
              <w:szCs w:val="16"/>
            </w:rPr>
            <w:commentReference w:id="1024"/>
          </w:r>
          <w:r w:rsidR="00795985" w:rsidRPr="00795985" w:rsidDel="0090013F">
            <w:delText xml:space="preserve"> </w:delText>
          </w:r>
        </w:del>
        <w:del w:id="1026" w:author="marcazal" w:date="2015-09-15T02:38:00Z">
          <w:r w:rsidR="00795985" w:rsidRPr="00795985" w:rsidDel="00203698">
            <w:delText xml:space="preserve">a modo de ilustración. Cada uno de los elementos de interfaz que forman parte del </w:delText>
          </w:r>
          <w:r w:rsidR="00795985" w:rsidRPr="00795985" w:rsidDel="00203698">
            <w:rPr>
              <w:i/>
            </w:rPr>
            <w:delText>PIM</w:delText>
          </w:r>
          <w:r w:rsidR="00795985" w:rsidRPr="00795985" w:rsidDel="00203698">
            <w:delText xml:space="preserve"> </w:delText>
          </w:r>
        </w:del>
      </w:ins>
      <w:ins w:id="1027" w:author="Ivan Lopez" w:date="2015-09-11T19:35:00Z">
        <w:del w:id="1028" w:author="marcazal" w:date="2015-09-15T02:38:00Z">
          <w:r w:rsidR="001E2D0A" w:rsidDel="00203698">
            <w:delText>es</w:delText>
          </w:r>
        </w:del>
      </w:ins>
      <w:ins w:id="1029" w:author="Ivan Lopez" w:date="2015-06-23T17:39:00Z">
        <w:del w:id="1030" w:author="marcazal" w:date="2015-09-15T02:38:00Z">
          <w:r w:rsidR="00795985" w:rsidRPr="00795985" w:rsidDel="00203698">
            <w:delText xml:space="preserve"> re</w:delText>
          </w:r>
          <w:r w:rsidR="001E2D0A" w:rsidDel="00203698">
            <w:delText>presentado</w:delText>
          </w:r>
          <w:r w:rsidR="00795985" w:rsidRPr="00795985" w:rsidDel="00203698">
            <w:delText xml:space="preserve"> por clases y atributos que son etiquetados con un estereotipo en particular. </w:delText>
          </w:r>
        </w:del>
        <w:del w:id="1031" w:author="marcazal" w:date="2015-09-15T02:36:00Z">
          <w:r w:rsidR="00795985" w:rsidRPr="00795985" w:rsidDel="00203698">
            <w:delText xml:space="preserve">Los nuevos elementos de interfaz que son parte de la extensión son antecedidos con el prefijo </w:delText>
          </w:r>
          <w:r w:rsidR="00795985" w:rsidRPr="00795985" w:rsidDel="00203698">
            <w:rPr>
              <w:i/>
            </w:rPr>
            <w:delText>rich</w:delText>
          </w:r>
          <w:r w:rsidR="00795985" w:rsidRPr="00795985" w:rsidDel="00203698">
            <w:delText>.</w:delText>
          </w:r>
        </w:del>
        <w:del w:id="1032" w:author="marcazal" w:date="2015-09-15T02:38:00Z">
          <w:r w:rsidR="00795985" w:rsidRPr="00795985" w:rsidDel="00203698">
            <w:delText xml:space="preserve"> </w:delText>
          </w:r>
        </w:del>
      </w:ins>
      <w:ins w:id="1033" w:author="marcazal" w:date="2015-09-15T02:38:00Z">
        <w:r w:rsidR="002C218B">
          <w:t xml:space="preserve"> </w:t>
        </w:r>
      </w:ins>
      <w:ins w:id="1034" w:author="Ivan Lopez" w:date="2015-06-23T17:39:00Z">
        <w:del w:id="1035" w:author="marcazal" w:date="2015-09-15T02:38:00Z">
          <w:r w:rsidR="00795985" w:rsidRPr="00795985" w:rsidDel="002C218B">
            <w:delText>Primeramente se presenta l</w:delText>
          </w:r>
        </w:del>
        <w:del w:id="1036" w:author="marcazal" w:date="2015-09-15T03:32:00Z">
          <w:r w:rsidR="00795985" w:rsidRPr="00795985" w:rsidDel="003A594A">
            <w:delText xml:space="preserve">a página </w:delText>
          </w:r>
          <w:r w:rsidR="00795985" w:rsidRPr="00795985" w:rsidDel="003A594A">
            <w:rPr>
              <w:i/>
            </w:rPr>
            <w:delText>Administrador de personas</w:delText>
          </w:r>
          <w:r w:rsidR="00795985" w:rsidRPr="00795985" w:rsidDel="003A594A">
            <w:delText xml:space="preserve"> que está compuesta del elemento principal</w:delText>
          </w:r>
          <w:r w:rsidR="00795985" w:rsidRPr="00795985" w:rsidDel="003A594A">
            <w:rPr>
              <w:i/>
            </w:rPr>
            <w:delText xml:space="preserve"> Paneles de la aplicación </w:delText>
          </w:r>
          <w:r w:rsidR="00795985" w:rsidRPr="00795985" w:rsidDel="003A594A">
            <w:delText xml:space="preserve">que es un </w:delText>
          </w:r>
          <w:r w:rsidR="00795985" w:rsidRPr="00795985" w:rsidDel="003A594A">
            <w:rPr>
              <w:i/>
            </w:rPr>
            <w:delText>richAccordion</w:delText>
          </w:r>
          <w:r w:rsidR="00795985" w:rsidRPr="00795985" w:rsidDel="003A594A">
            <w:delText xml:space="preserve">.  </w:delText>
          </w:r>
        </w:del>
        <w:r w:rsidR="00795985" w:rsidRPr="00795985">
          <w:t xml:space="preserve">El </w:t>
        </w:r>
        <w:proofErr w:type="spellStart"/>
        <w:r w:rsidR="00795985" w:rsidRPr="00795985">
          <w:rPr>
            <w:i/>
          </w:rPr>
          <w:t>richAccordion</w:t>
        </w:r>
        <w:proofErr w:type="spellEnd"/>
        <w:r w:rsidR="00795985" w:rsidRPr="00795985">
          <w:rPr>
            <w:i/>
          </w:rPr>
          <w:t xml:space="preserve"> </w:t>
        </w:r>
      </w:ins>
      <w:ins w:id="1037" w:author="marcazal" w:date="2015-09-15T03:52:00Z">
        <w:r w:rsidR="00BB6618">
          <w:rPr>
            <w:i/>
          </w:rPr>
          <w:t xml:space="preserve">que </w:t>
        </w:r>
      </w:ins>
      <w:ins w:id="1038" w:author="Ivan Lopez" w:date="2015-06-23T17:39:00Z">
        <w:del w:id="1039" w:author="marcazal" w:date="2015-09-15T02:39:00Z">
          <w:r w:rsidR="00795985" w:rsidRPr="00795985" w:rsidDel="002C218B">
            <w:delText xml:space="preserve">a la vez </w:delText>
          </w:r>
        </w:del>
        <w:r w:rsidR="00795985" w:rsidRPr="00795985">
          <w:t xml:space="preserve">está compuesto de tres paneles que son: </w:t>
        </w:r>
        <w:del w:id="1040" w:author="marcazal" w:date="2015-09-15T03:32:00Z">
          <w:r w:rsidR="00795985" w:rsidRPr="003A594A" w:rsidDel="003A594A">
            <w:delText xml:space="preserve">el </w:delText>
          </w:r>
          <w:r w:rsidR="00795985" w:rsidRPr="003A594A" w:rsidDel="003A594A">
            <w:rPr>
              <w:rPrChange w:id="1041" w:author="marcazal" w:date="2015-09-15T03:33:00Z">
                <w:rPr>
                  <w:i/>
                </w:rPr>
              </w:rPrChange>
            </w:rPr>
            <w:delText>Formulario de ingreso</w:delText>
          </w:r>
        </w:del>
      </w:ins>
      <w:ins w:id="1042" w:author="marcazal" w:date="2015-09-15T03:32:00Z">
        <w:r w:rsidR="003A594A" w:rsidRPr="003A594A">
          <w:t>Agregar persona</w:t>
        </w:r>
      </w:ins>
      <w:ins w:id="1043" w:author="Ivan Lopez" w:date="2015-06-23T17:39:00Z">
        <w:r w:rsidR="00795985" w:rsidRPr="003A594A">
          <w:t xml:space="preserve">, </w:t>
        </w:r>
        <w:del w:id="1044" w:author="marcazal" w:date="2015-09-15T03:33:00Z">
          <w:r w:rsidR="00795985" w:rsidRPr="003A594A" w:rsidDel="003A594A">
            <w:rPr>
              <w:rPrChange w:id="1045" w:author="marcazal" w:date="2015-09-15T03:33:00Z">
                <w:rPr>
                  <w:i/>
                </w:rPr>
              </w:rPrChange>
            </w:rPr>
            <w:delText>Mostrar datos</w:delText>
          </w:r>
        </w:del>
      </w:ins>
      <w:ins w:id="1046" w:author="marcazal" w:date="2015-09-15T03:33:00Z">
        <w:r w:rsidR="003A594A" w:rsidRPr="003A594A">
          <w:rPr>
            <w:rPrChange w:id="1047" w:author="marcazal" w:date="2015-09-15T03:33:00Z">
              <w:rPr>
                <w:i/>
              </w:rPr>
            </w:rPrChange>
          </w:rPr>
          <w:t>Listar</w:t>
        </w:r>
      </w:ins>
      <w:ins w:id="1048" w:author="Ivan Lopez" w:date="2015-06-23T17:39:00Z">
        <w:r w:rsidR="00795985" w:rsidRPr="003A594A">
          <w:rPr>
            <w:rPrChange w:id="1049" w:author="marcazal" w:date="2015-09-15T03:33:00Z">
              <w:rPr>
                <w:i/>
              </w:rPr>
            </w:rPrChange>
          </w:rPr>
          <w:t xml:space="preserve"> persona</w:t>
        </w:r>
      </w:ins>
      <w:ins w:id="1050" w:author="marcazal" w:date="2015-09-15T03:33:00Z">
        <w:r w:rsidR="003A594A" w:rsidRPr="003A594A">
          <w:t xml:space="preserve">s </w:t>
        </w:r>
      </w:ins>
      <w:ins w:id="1051" w:author="Ivan Lopez" w:date="2015-06-23T17:39:00Z">
        <w:del w:id="1052" w:author="marcazal" w:date="2015-09-15T03:33:00Z">
          <w:r w:rsidR="00795985" w:rsidRPr="003A594A" w:rsidDel="003A594A">
            <w:rPr>
              <w:rPrChange w:id="1053" w:author="marcazal" w:date="2015-09-15T03:33:00Z">
                <w:rPr>
                  <w:i/>
                </w:rPr>
              </w:rPrChange>
            </w:rPr>
            <w:delText>les</w:delText>
          </w:r>
          <w:r w:rsidR="00795985" w:rsidRPr="003A594A" w:rsidDel="003A594A">
            <w:delText xml:space="preserve"> </w:delText>
          </w:r>
        </w:del>
        <w:r w:rsidR="00795985" w:rsidRPr="003A594A">
          <w:t xml:space="preserve">y </w:t>
        </w:r>
        <w:del w:id="1054" w:author="marcazal" w:date="2015-09-15T03:33:00Z">
          <w:r w:rsidR="00795985" w:rsidRPr="003A594A" w:rsidDel="003A594A">
            <w:rPr>
              <w:rPrChange w:id="1055" w:author="marcazal" w:date="2015-09-15T03:33:00Z">
                <w:rPr>
                  <w:i/>
                </w:rPr>
              </w:rPrChange>
            </w:rPr>
            <w:delText>Formulario de eliminación</w:delText>
          </w:r>
        </w:del>
      </w:ins>
      <w:ins w:id="1056" w:author="marcazal" w:date="2015-09-15T03:33:00Z">
        <w:r w:rsidR="003A594A" w:rsidRPr="003A594A">
          <w:rPr>
            <w:rPrChange w:id="1057" w:author="marcazal" w:date="2015-09-15T03:33:00Z">
              <w:rPr>
                <w:i/>
              </w:rPr>
            </w:rPrChange>
          </w:rPr>
          <w:t>Eliminar personas</w:t>
        </w:r>
      </w:ins>
      <w:ins w:id="1058" w:author="marcazal" w:date="2015-09-15T03:35:00Z">
        <w:r w:rsidR="003A594A">
          <w:t xml:space="preserve">, </w:t>
        </w:r>
      </w:ins>
      <w:ins w:id="1059" w:author="marcazal" w:date="2015-09-15T03:34:00Z">
        <w:r w:rsidR="003A594A">
          <w:t xml:space="preserve">representadas con el estereotipo </w:t>
        </w:r>
        <w:proofErr w:type="spellStart"/>
        <w:r w:rsidR="003A594A" w:rsidRPr="00821D98">
          <w:rPr>
            <w:i/>
            <w:rPrChange w:id="1060" w:author="marcazal" w:date="2015-09-15T03:47:00Z">
              <w:rPr/>
            </w:rPrChange>
          </w:rPr>
          <w:t>Pane</w:t>
        </w:r>
      </w:ins>
      <w:ins w:id="1061" w:author="Ivan Lopez" w:date="2015-06-23T17:39:00Z">
        <w:del w:id="1062" w:author="marcazal" w:date="2015-09-15T03:34:00Z">
          <w:r w:rsidR="00795985" w:rsidRPr="00821D98" w:rsidDel="003A594A">
            <w:rPr>
              <w:i/>
              <w:rPrChange w:id="1063" w:author="marcazal" w:date="2015-09-15T03:47:00Z">
                <w:rPr/>
              </w:rPrChange>
            </w:rPr>
            <w:delText>.</w:delText>
          </w:r>
        </w:del>
        <w:del w:id="1064" w:author="marcazal" w:date="2015-09-15T03:35:00Z">
          <w:r w:rsidR="00795985" w:rsidRPr="00821D98" w:rsidDel="003A594A">
            <w:rPr>
              <w:i/>
              <w:rPrChange w:id="1065" w:author="marcazal" w:date="2015-09-15T03:47:00Z">
                <w:rPr/>
              </w:rPrChange>
            </w:rPr>
            <w:delText xml:space="preserve"> </w:delText>
          </w:r>
        </w:del>
        <w:del w:id="1066" w:author="marcazal" w:date="2015-09-12T14:45:00Z">
          <w:r w:rsidR="00795985" w:rsidRPr="00821D98" w:rsidDel="0090013F">
            <w:rPr>
              <w:i/>
              <w:rPrChange w:id="1067" w:author="marcazal" w:date="2015-09-15T03:47:00Z">
                <w:rPr/>
              </w:rPrChange>
            </w:rPr>
            <w:delText xml:space="preserve">Cada uno de estos </w:delText>
          </w:r>
          <w:r w:rsidR="00795985" w:rsidRPr="00821D98" w:rsidDel="0090013F">
            <w:rPr>
              <w:i/>
              <w:rPrChange w:id="1068" w:author="marcazal" w:date="2015-09-15T03:47:00Z">
                <w:rPr/>
              </w:rPrChange>
            </w:rPr>
            <w:lastRenderedPageBreak/>
            <w:delText xml:space="preserve">paneles lleva el valor etiquetado </w:delText>
          </w:r>
          <w:r w:rsidR="00795985" w:rsidRPr="00821D98" w:rsidDel="0090013F">
            <w:rPr>
              <w:i/>
            </w:rPr>
            <w:delText xml:space="preserve">withinARichAccordion, </w:delText>
          </w:r>
          <w:r w:rsidR="00795985" w:rsidRPr="00821D98" w:rsidDel="0090013F">
            <w:rPr>
              <w:i/>
              <w:rPrChange w:id="1069" w:author="marcazal" w:date="2015-09-15T03:47:00Z">
                <w:rPr/>
              </w:rPrChange>
            </w:rPr>
            <w:delText xml:space="preserve">expresando de esta forma que cada uno de ellos forma parte de un richAccordion. </w:delText>
          </w:r>
          <w:commentRangeStart w:id="1070"/>
          <w:r w:rsidR="00795985" w:rsidRPr="00821D98" w:rsidDel="0090013F">
            <w:rPr>
              <w:i/>
              <w:rPrChange w:id="1071" w:author="marcazal" w:date="2015-09-15T03:47:00Z">
                <w:rPr/>
              </w:rPrChange>
            </w:rPr>
            <w:delText xml:space="preserve">De manera análoga, si se tratase de un elemento de interfaz del tipo </w:delText>
          </w:r>
          <w:r w:rsidR="00795985" w:rsidRPr="00821D98" w:rsidDel="0090013F">
            <w:rPr>
              <w:i/>
            </w:rPr>
            <w:delText xml:space="preserve">richTabs, </w:delText>
          </w:r>
          <w:r w:rsidR="00795985" w:rsidRPr="00821D98" w:rsidDel="0090013F">
            <w:rPr>
              <w:i/>
              <w:rPrChange w:id="1072" w:author="marcazal" w:date="2015-09-15T03:47:00Z">
                <w:rPr/>
              </w:rPrChange>
            </w:rPr>
            <w:delText xml:space="preserve">cada uno de los paneles estaría etiquetado con el valor </w:delText>
          </w:r>
          <w:r w:rsidR="00795985" w:rsidRPr="00821D98" w:rsidDel="0090013F">
            <w:rPr>
              <w:i/>
            </w:rPr>
            <w:delText>withinARichTabs</w:delText>
          </w:r>
          <w:r w:rsidR="00795985" w:rsidRPr="00821D98" w:rsidDel="0090013F">
            <w:rPr>
              <w:i/>
              <w:rPrChange w:id="1073" w:author="marcazal" w:date="2015-09-15T03:47:00Z">
                <w:rPr/>
              </w:rPrChange>
            </w:rPr>
            <w:delText>, como se citó en la sección anterior.</w:delText>
          </w:r>
          <w:commentRangeEnd w:id="1070"/>
          <w:r w:rsidR="00795985" w:rsidRPr="00821D98" w:rsidDel="0090013F">
            <w:rPr>
              <w:i/>
              <w:sz w:val="16"/>
              <w:szCs w:val="16"/>
              <w:rPrChange w:id="1074" w:author="marcazal" w:date="2015-09-15T03:47:00Z">
                <w:rPr>
                  <w:sz w:val="16"/>
                  <w:szCs w:val="16"/>
                </w:rPr>
              </w:rPrChange>
            </w:rPr>
            <w:commentReference w:id="1070"/>
          </w:r>
        </w:del>
      </w:ins>
    </w:p>
    <w:p w:rsidR="00795985" w:rsidRDefault="003A594A" w:rsidP="008703A0">
      <w:pPr>
        <w:spacing w:after="0"/>
        <w:jc w:val="both"/>
        <w:rPr>
          <w:ins w:id="1075" w:author="marcazal" w:date="2015-09-15T05:22:00Z"/>
        </w:rPr>
        <w:pPrChange w:id="1076" w:author="marcazal" w:date="2015-09-15T05:22:00Z">
          <w:pPr>
            <w:spacing w:after="0"/>
          </w:pPr>
        </w:pPrChange>
      </w:pPr>
      <w:proofErr w:type="gramStart"/>
      <w:ins w:id="1077" w:author="marcazal" w:date="2015-09-15T03:35:00Z">
        <w:r w:rsidRPr="00821D98">
          <w:rPr>
            <w:i/>
            <w:rPrChange w:id="1078" w:author="marcazal" w:date="2015-09-15T03:47:00Z">
              <w:rPr/>
            </w:rPrChange>
          </w:rPr>
          <w:t>ls</w:t>
        </w:r>
        <w:proofErr w:type="spellEnd"/>
        <w:proofErr w:type="gramEnd"/>
        <w:r>
          <w:t>.</w:t>
        </w:r>
      </w:ins>
      <w:ins w:id="1079" w:author="marcazal" w:date="2015-09-15T03:42:00Z">
        <w:r w:rsidR="00821D98">
          <w:t xml:space="preserve"> </w:t>
        </w:r>
      </w:ins>
      <w:ins w:id="1080" w:author="marcazal" w:date="2015-09-15T03:47:00Z">
        <w:r w:rsidR="00821D98">
          <w:t>Cada uno de los</w:t>
        </w:r>
        <w:r w:rsidR="00821D98" w:rsidRPr="00821D98">
          <w:rPr>
            <w:i/>
            <w:rPrChange w:id="1081" w:author="marcazal" w:date="2015-09-15T03:47:00Z">
              <w:rPr/>
            </w:rPrChange>
          </w:rPr>
          <w:t xml:space="preserve"> </w:t>
        </w:r>
        <w:proofErr w:type="spellStart"/>
        <w:r w:rsidR="00821D98" w:rsidRPr="00821D98">
          <w:rPr>
            <w:i/>
            <w:rPrChange w:id="1082" w:author="marcazal" w:date="2015-09-15T03:47:00Z">
              <w:rPr/>
            </w:rPrChange>
          </w:rPr>
          <w:t>Panels</w:t>
        </w:r>
        <w:proofErr w:type="spellEnd"/>
        <w:r w:rsidR="00821D98">
          <w:rPr>
            <w:i/>
          </w:rPr>
          <w:t xml:space="preserve"> </w:t>
        </w:r>
        <w:r w:rsidR="00821D98">
          <w:t xml:space="preserve">contiene </w:t>
        </w:r>
      </w:ins>
      <w:ins w:id="1083" w:author="marcazal" w:date="2015-09-15T03:48:00Z">
        <w:r w:rsidR="00821D98">
          <w:t xml:space="preserve">un elemento compuesto </w:t>
        </w:r>
        <w:proofErr w:type="spellStart"/>
        <w:r w:rsidR="00821D98" w:rsidRPr="00821D98">
          <w:rPr>
            <w:i/>
            <w:rPrChange w:id="1084" w:author="marcazal" w:date="2015-09-15T03:49:00Z">
              <w:rPr/>
            </w:rPrChange>
          </w:rPr>
          <w:t>compositeUIElement</w:t>
        </w:r>
      </w:ins>
      <w:proofErr w:type="spellEnd"/>
      <w:ins w:id="1085" w:author="marcazal" w:date="2015-09-15T03:47:00Z">
        <w:r w:rsidR="00821D98">
          <w:t xml:space="preserve"> </w:t>
        </w:r>
      </w:ins>
      <w:ins w:id="1086" w:author="marcazal" w:date="2015-09-15T03:49:00Z">
        <w:r w:rsidR="00821D98">
          <w:t xml:space="preserve">que engloba a varios elementos simples </w:t>
        </w:r>
        <w:proofErr w:type="spellStart"/>
        <w:r w:rsidR="00821D98" w:rsidRPr="00821D98">
          <w:rPr>
            <w:i/>
            <w:rPrChange w:id="1087" w:author="marcazal" w:date="2015-09-15T03:49:00Z">
              <w:rPr/>
            </w:rPrChange>
          </w:rPr>
          <w:t>uIElements</w:t>
        </w:r>
      </w:ins>
      <w:proofErr w:type="spellEnd"/>
      <w:ins w:id="1088" w:author="marcazal" w:date="2015-09-15T03:50:00Z">
        <w:r w:rsidR="00821D98">
          <w:rPr>
            <w:i/>
          </w:rPr>
          <w:t>.</w:t>
        </w:r>
      </w:ins>
      <w:ins w:id="1089" w:author="marcazal" w:date="2015-09-15T03:54:00Z">
        <w:r w:rsidR="00BB6618">
          <w:t xml:space="preserve"> En los paneles Agregar persona y Eliminar persona se encuentran varios elementos simples que forman parte de la extensi</w:t>
        </w:r>
      </w:ins>
      <w:ins w:id="1090" w:author="marcazal" w:date="2015-09-15T03:55:00Z">
        <w:r w:rsidR="00BB6618">
          <w:t xml:space="preserve">ón RIA a </w:t>
        </w:r>
        <w:proofErr w:type="spellStart"/>
        <w:r w:rsidR="00BB6618">
          <w:t>MoWebA</w:t>
        </w:r>
        <w:proofErr w:type="spellEnd"/>
        <w:r w:rsidR="00BB6618">
          <w:t>.</w:t>
        </w:r>
      </w:ins>
    </w:p>
    <w:p w:rsidR="008703A0" w:rsidRPr="00BB6618" w:rsidRDefault="008703A0" w:rsidP="008703A0">
      <w:pPr>
        <w:spacing w:after="0"/>
        <w:jc w:val="both"/>
        <w:rPr>
          <w:ins w:id="1091" w:author="marcazal" w:date="2015-09-15T03:36:00Z"/>
        </w:rPr>
        <w:pPrChange w:id="1092" w:author="marcazal" w:date="2015-09-15T05:22:00Z">
          <w:pPr>
            <w:spacing w:after="0"/>
          </w:pPr>
        </w:pPrChange>
      </w:pPr>
    </w:p>
    <w:p w:rsidR="003A594A" w:rsidRDefault="003A594A" w:rsidP="008703A0">
      <w:pPr>
        <w:spacing w:after="0"/>
        <w:jc w:val="both"/>
        <w:rPr>
          <w:ins w:id="1093" w:author="marcazal" w:date="2015-09-15T05:22:00Z"/>
        </w:rPr>
        <w:pPrChange w:id="1094" w:author="marcazal" w:date="2015-09-15T05:22:00Z">
          <w:pPr>
            <w:spacing w:after="0"/>
          </w:pPr>
        </w:pPrChange>
      </w:pPr>
      <w:ins w:id="1095" w:author="marcazal" w:date="2015-09-15T03:36:00Z">
        <w:r>
          <w:t xml:space="preserve">b) </w:t>
        </w:r>
      </w:ins>
      <w:ins w:id="1096" w:author="marcazal" w:date="2015-09-15T04:21:00Z">
        <w:r w:rsidR="00E05BC4">
          <w:t xml:space="preserve">Los campos nombre y apellido son campos con los estereotipos </w:t>
        </w:r>
        <w:proofErr w:type="spellStart"/>
        <w:r w:rsidR="00E05BC4" w:rsidRPr="00E05BC4">
          <w:rPr>
            <w:i/>
            <w:rPrChange w:id="1097" w:author="marcazal" w:date="2015-09-15T04:22:00Z">
              <w:rPr/>
            </w:rPrChange>
          </w:rPr>
          <w:t>textImput</w:t>
        </w:r>
        <w:proofErr w:type="spellEnd"/>
        <w:r w:rsidR="00E05BC4">
          <w:t xml:space="preserve"> y </w:t>
        </w:r>
        <w:proofErr w:type="spellStart"/>
        <w:r w:rsidR="00E05BC4" w:rsidRPr="00E05BC4">
          <w:rPr>
            <w:i/>
            <w:rPrChange w:id="1098" w:author="marcazal" w:date="2015-09-15T04:22:00Z">
              <w:rPr/>
            </w:rPrChange>
          </w:rPr>
          <w:t>richToolTip</w:t>
        </w:r>
      </w:ins>
      <w:proofErr w:type="spellEnd"/>
      <w:ins w:id="1099" w:author="marcazal" w:date="2015-09-15T04:23:00Z">
        <w:r w:rsidR="00E05BC4">
          <w:t>. Ambos campos son obligatorios (</w:t>
        </w:r>
        <w:proofErr w:type="spellStart"/>
        <w:r w:rsidR="00E05BC4" w:rsidRPr="00E05BC4">
          <w:rPr>
            <w:i/>
            <w:rPrChange w:id="1100" w:author="marcazal" w:date="2015-09-15T04:24:00Z">
              <w:rPr/>
            </w:rPrChange>
          </w:rPr>
          <w:t>mandatory</w:t>
        </w:r>
        <w:proofErr w:type="spellEnd"/>
        <w:r w:rsidR="00E05BC4">
          <w:t>)</w:t>
        </w:r>
      </w:ins>
      <w:ins w:id="1101" w:author="marcazal" w:date="2015-09-15T04:24:00Z">
        <w:r w:rsidR="00E05BC4">
          <w:t xml:space="preserve"> y despliegan mensajes que sugieren al usuario que  se ingrese el nombre y el apellido completo.</w:t>
        </w:r>
      </w:ins>
    </w:p>
    <w:p w:rsidR="008703A0" w:rsidRDefault="008703A0" w:rsidP="008703A0">
      <w:pPr>
        <w:spacing w:after="0"/>
        <w:jc w:val="both"/>
        <w:rPr>
          <w:ins w:id="1102" w:author="marcazal" w:date="2015-09-15T04:24:00Z"/>
        </w:rPr>
        <w:pPrChange w:id="1103" w:author="marcazal" w:date="2015-09-15T05:22:00Z">
          <w:pPr>
            <w:spacing w:after="0"/>
          </w:pPr>
        </w:pPrChange>
      </w:pPr>
    </w:p>
    <w:p w:rsidR="00E05BC4" w:rsidRDefault="00E05BC4" w:rsidP="008703A0">
      <w:pPr>
        <w:spacing w:after="0"/>
        <w:jc w:val="both"/>
        <w:rPr>
          <w:ins w:id="1104" w:author="marcazal" w:date="2015-09-15T05:22:00Z"/>
        </w:rPr>
        <w:pPrChange w:id="1105" w:author="marcazal" w:date="2015-09-15T05:22:00Z">
          <w:pPr>
            <w:spacing w:after="0"/>
          </w:pPr>
        </w:pPrChange>
      </w:pPr>
      <w:ins w:id="1106" w:author="marcazal" w:date="2015-09-15T04:25:00Z">
        <w:r>
          <w:t xml:space="preserve">c) El campo fecha de nacimiento tiene el estereotipo </w:t>
        </w:r>
        <w:proofErr w:type="spellStart"/>
        <w:r w:rsidRPr="00E05BC4">
          <w:rPr>
            <w:i/>
            <w:rPrChange w:id="1107" w:author="marcazal" w:date="2015-09-15T04:26:00Z">
              <w:rPr/>
            </w:rPrChange>
          </w:rPr>
          <w:t>richDatePicker</w:t>
        </w:r>
      </w:ins>
      <w:proofErr w:type="spellEnd"/>
      <w:ins w:id="1108" w:author="marcazal" w:date="2015-09-15T04:26:00Z">
        <w:r>
          <w:t xml:space="preserve"> que tiene los valores etiquetados </w:t>
        </w:r>
        <w:proofErr w:type="spellStart"/>
        <w:r w:rsidRPr="00E05BC4">
          <w:rPr>
            <w:i/>
            <w:rPrChange w:id="1109" w:author="marcazal" w:date="2015-09-15T04:27:00Z">
              <w:rPr/>
            </w:rPrChange>
          </w:rPr>
          <w:t>changeMonth</w:t>
        </w:r>
        <w:proofErr w:type="spellEnd"/>
        <w:r>
          <w:t xml:space="preserve"> y </w:t>
        </w:r>
        <w:proofErr w:type="spellStart"/>
        <w:r w:rsidRPr="00E05BC4">
          <w:rPr>
            <w:i/>
            <w:rPrChange w:id="1110" w:author="marcazal" w:date="2015-09-15T04:27:00Z">
              <w:rPr/>
            </w:rPrChange>
          </w:rPr>
          <w:t>changerYear</w:t>
        </w:r>
        <w:proofErr w:type="spellEnd"/>
        <w:r>
          <w:t xml:space="preserve"> activados</w:t>
        </w:r>
      </w:ins>
      <w:ins w:id="1111" w:author="marcazal" w:date="2015-09-15T04:27:00Z">
        <w:r>
          <w:t xml:space="preserve">. El formato de fecha </w:t>
        </w:r>
      </w:ins>
      <w:ins w:id="1112" w:author="marcazal" w:date="2015-09-15T04:28:00Z">
        <w:r>
          <w:t xml:space="preserve">elegido es el </w:t>
        </w:r>
        <w:r w:rsidRPr="00E05BC4">
          <w:rPr>
            <w:i/>
            <w:rPrChange w:id="1113" w:author="marcazal" w:date="2015-09-15T04:28:00Z">
              <w:rPr/>
            </w:rPrChange>
          </w:rPr>
          <w:t>default</w:t>
        </w:r>
        <w:r>
          <w:rPr>
            <w:i/>
          </w:rPr>
          <w:t xml:space="preserve"> (mm-</w:t>
        </w:r>
        <w:proofErr w:type="spellStart"/>
        <w:r>
          <w:rPr>
            <w:i/>
          </w:rPr>
          <w:t>dd</w:t>
        </w:r>
        <w:proofErr w:type="spellEnd"/>
        <w:r>
          <w:rPr>
            <w:i/>
          </w:rPr>
          <w:t>-</w:t>
        </w:r>
        <w:proofErr w:type="spellStart"/>
        <w:r>
          <w:rPr>
            <w:i/>
          </w:rPr>
          <w:t>yyyy</w:t>
        </w:r>
        <w:proofErr w:type="spellEnd"/>
        <w:r>
          <w:rPr>
            <w:i/>
          </w:rPr>
          <w:t xml:space="preserve">) </w:t>
        </w:r>
      </w:ins>
      <w:ins w:id="1114" w:author="marcazal" w:date="2015-09-15T04:30:00Z">
        <w:r>
          <w:t xml:space="preserve"> y el rango de años desplegable</w:t>
        </w:r>
      </w:ins>
      <w:ins w:id="1115" w:author="marcazal" w:date="2015-09-15T04:31:00Z">
        <w:r w:rsidR="00757C41">
          <w:t xml:space="preserve"> (</w:t>
        </w:r>
        <w:proofErr w:type="spellStart"/>
        <w:r w:rsidR="00757C41">
          <w:t>yearRange</w:t>
        </w:r>
        <w:proofErr w:type="spellEnd"/>
        <w:r w:rsidR="00757C41">
          <w:t>)</w:t>
        </w:r>
      </w:ins>
      <w:ins w:id="1116" w:author="marcazal" w:date="2015-09-15T04:30:00Z">
        <w:r>
          <w:t xml:space="preserve"> se encuentra en el rango de 1970 al 2015.</w:t>
        </w:r>
      </w:ins>
    </w:p>
    <w:p w:rsidR="008703A0" w:rsidRDefault="008703A0" w:rsidP="008703A0">
      <w:pPr>
        <w:spacing w:after="0"/>
        <w:jc w:val="both"/>
        <w:rPr>
          <w:ins w:id="1117" w:author="marcazal" w:date="2015-09-15T04:30:00Z"/>
        </w:rPr>
        <w:pPrChange w:id="1118" w:author="marcazal" w:date="2015-09-15T05:22:00Z">
          <w:pPr>
            <w:spacing w:after="0"/>
          </w:pPr>
        </w:pPrChange>
      </w:pPr>
    </w:p>
    <w:p w:rsidR="00E05BC4" w:rsidRDefault="00E05BC4" w:rsidP="008703A0">
      <w:pPr>
        <w:spacing w:after="0"/>
        <w:jc w:val="both"/>
        <w:rPr>
          <w:ins w:id="1119" w:author="marcazal" w:date="2015-09-15T05:22:00Z"/>
        </w:rPr>
        <w:pPrChange w:id="1120" w:author="marcazal" w:date="2015-09-15T05:22:00Z">
          <w:pPr>
            <w:spacing w:after="0"/>
          </w:pPr>
        </w:pPrChange>
      </w:pPr>
      <w:ins w:id="1121" w:author="marcazal" w:date="2015-09-15T04:30:00Z">
        <w:r>
          <w:t xml:space="preserve">d) El campo </w:t>
        </w:r>
      </w:ins>
      <w:ins w:id="1122" w:author="marcazal" w:date="2015-09-15T04:31:00Z">
        <w:r>
          <w:t>país</w:t>
        </w:r>
      </w:ins>
      <w:ins w:id="1123" w:author="marcazal" w:date="2015-09-15T04:30:00Z">
        <w:r>
          <w:t xml:space="preserve"> </w:t>
        </w:r>
      </w:ins>
      <w:ins w:id="1124" w:author="marcazal" w:date="2015-09-15T04:31:00Z">
        <w:r>
          <w:t xml:space="preserve">de origen está representado con el estereotipo </w:t>
        </w:r>
        <w:proofErr w:type="spellStart"/>
        <w:r w:rsidRPr="00757C41">
          <w:rPr>
            <w:i/>
            <w:rPrChange w:id="1125" w:author="marcazal" w:date="2015-09-15T04:32:00Z">
              <w:rPr/>
            </w:rPrChange>
          </w:rPr>
          <w:t>richAutoSuggest</w:t>
        </w:r>
      </w:ins>
      <w:proofErr w:type="spellEnd"/>
      <w:ins w:id="1126" w:author="marcazal" w:date="2015-09-15T04:32:00Z">
        <w:r w:rsidR="00757C41">
          <w:rPr>
            <w:i/>
          </w:rPr>
          <w:t xml:space="preserve"> </w:t>
        </w:r>
        <w:r w:rsidR="00757C41">
          <w:t xml:space="preserve">y contiene la lista de sugerencias, en el archivo </w:t>
        </w:r>
      </w:ins>
      <w:ins w:id="1127" w:author="marcazal" w:date="2015-09-15T04:33:00Z">
        <w:r w:rsidR="00757C41">
          <w:t>países</w:t>
        </w:r>
      </w:ins>
      <w:ins w:id="1128" w:author="marcazal" w:date="2015-09-15T04:32:00Z">
        <w:r w:rsidR="00757C41">
          <w:t>.</w:t>
        </w:r>
      </w:ins>
      <w:ins w:id="1129" w:author="marcazal" w:date="2015-09-15T04:33:00Z">
        <w:r w:rsidR="00757C41">
          <w:t xml:space="preserve">xml configurada en el valor etiquetado </w:t>
        </w:r>
        <w:proofErr w:type="spellStart"/>
        <w:r w:rsidR="00757C41" w:rsidRPr="00757C41">
          <w:rPr>
            <w:i/>
            <w:rPrChange w:id="1130" w:author="marcazal" w:date="2015-09-15T04:33:00Z">
              <w:rPr/>
            </w:rPrChange>
          </w:rPr>
          <w:t>source</w:t>
        </w:r>
        <w:proofErr w:type="spellEnd"/>
        <w:r w:rsidR="00757C41">
          <w:t>.</w:t>
        </w:r>
      </w:ins>
    </w:p>
    <w:p w:rsidR="008703A0" w:rsidRDefault="008703A0" w:rsidP="008703A0">
      <w:pPr>
        <w:spacing w:after="0"/>
        <w:jc w:val="both"/>
        <w:rPr>
          <w:ins w:id="1131" w:author="marcazal" w:date="2015-09-15T04:33:00Z"/>
        </w:rPr>
        <w:pPrChange w:id="1132" w:author="marcazal" w:date="2015-09-15T05:22:00Z">
          <w:pPr>
            <w:spacing w:after="0"/>
          </w:pPr>
        </w:pPrChange>
      </w:pPr>
    </w:p>
    <w:p w:rsidR="00757C41" w:rsidRDefault="00757C41" w:rsidP="008703A0">
      <w:pPr>
        <w:spacing w:after="0"/>
        <w:jc w:val="both"/>
        <w:rPr>
          <w:ins w:id="1133" w:author="marcazal" w:date="2015-09-15T05:22:00Z"/>
        </w:rPr>
        <w:pPrChange w:id="1134" w:author="marcazal" w:date="2015-09-15T05:22:00Z">
          <w:pPr>
            <w:spacing w:after="0"/>
          </w:pPr>
        </w:pPrChange>
      </w:pPr>
      <w:ins w:id="1135" w:author="marcazal" w:date="2015-09-15T04:34:00Z">
        <w:r>
          <w:t>e) El campo genero</w:t>
        </w:r>
      </w:ins>
      <w:ins w:id="1136" w:author="marcazal" w:date="2015-09-15T04:36:00Z">
        <w:r>
          <w:t xml:space="preserve"> (</w:t>
        </w:r>
      </w:ins>
      <w:ins w:id="1137" w:author="marcazal" w:date="2015-09-15T04:37:00Z">
        <w:r>
          <w:t xml:space="preserve">con las opciones </w:t>
        </w:r>
      </w:ins>
      <w:ins w:id="1138" w:author="marcazal" w:date="2015-09-15T04:36:00Z">
        <w:r>
          <w:t>masculino, femenino</w:t>
        </w:r>
      </w:ins>
      <w:ins w:id="1139" w:author="marcazal" w:date="2015-09-15T04:34:00Z">
        <w:r>
          <w:t xml:space="preserve"> </w:t>
        </w:r>
      </w:ins>
      <w:ins w:id="1140" w:author="marcazal" w:date="2015-09-15T04:37:00Z">
        <w:r>
          <w:t xml:space="preserve">definido en el valor etiquetado </w:t>
        </w:r>
        <w:proofErr w:type="spellStart"/>
        <w:r w:rsidRPr="00757C41">
          <w:rPr>
            <w:i/>
            <w:rPrChange w:id="1141" w:author="marcazal" w:date="2015-09-15T04:37:00Z">
              <w:rPr/>
            </w:rPrChange>
          </w:rPr>
          <w:t>filter</w:t>
        </w:r>
        <w:proofErr w:type="spellEnd"/>
        <w:r>
          <w:t>)</w:t>
        </w:r>
      </w:ins>
      <w:ins w:id="1142" w:author="marcazal" w:date="2015-09-15T04:34:00Z">
        <w:r>
          <w:t xml:space="preserve"> del tipo </w:t>
        </w:r>
        <w:proofErr w:type="spellStart"/>
        <w:r w:rsidRPr="00757C41">
          <w:rPr>
            <w:i/>
            <w:rPrChange w:id="1143" w:author="marcazal" w:date="2015-09-15T04:34:00Z">
              <w:rPr/>
            </w:rPrChange>
          </w:rPr>
          <w:t>list</w:t>
        </w:r>
        <w:proofErr w:type="spellEnd"/>
        <w:r>
          <w:t>, es u</w:t>
        </w:r>
      </w:ins>
      <w:ins w:id="1144" w:author="marcazal" w:date="2015-09-15T04:35:00Z">
        <w:r>
          <w:t>n campo</w:t>
        </w:r>
      </w:ins>
      <w:ins w:id="1145" w:author="marcazal" w:date="2015-09-15T05:09:00Z">
        <w:r w:rsidR="007101E9">
          <w:t xml:space="preserve"> de selección (</w:t>
        </w:r>
        <w:proofErr w:type="spellStart"/>
        <w:r w:rsidR="007101E9" w:rsidRPr="007101E9">
          <w:rPr>
            <w:i/>
            <w:rPrChange w:id="1146" w:author="marcazal" w:date="2015-09-15T05:09:00Z">
              <w:rPr/>
            </w:rPrChange>
          </w:rPr>
          <w:t>choice</w:t>
        </w:r>
        <w:proofErr w:type="spellEnd"/>
        <w:r w:rsidR="007101E9">
          <w:rPr>
            <w:i/>
          </w:rPr>
          <w:t>)</w:t>
        </w:r>
      </w:ins>
      <w:ins w:id="1147" w:author="marcazal" w:date="2015-09-15T04:35:00Z">
        <w:r>
          <w:t xml:space="preserve"> que debe seleccionarse obligatoriamente (</w:t>
        </w:r>
        <w:proofErr w:type="spellStart"/>
        <w:r w:rsidRPr="00757C41">
          <w:rPr>
            <w:i/>
            <w:rPrChange w:id="1148" w:author="marcazal" w:date="2015-09-15T04:35:00Z">
              <w:rPr/>
            </w:rPrChange>
          </w:rPr>
          <w:t>mandatory</w:t>
        </w:r>
        <w:proofErr w:type="spellEnd"/>
        <w:r>
          <w:t>)</w:t>
        </w:r>
      </w:ins>
      <w:ins w:id="1149" w:author="marcazal" w:date="2015-09-15T05:22:00Z">
        <w:r w:rsidR="008703A0">
          <w:t>.</w:t>
        </w:r>
      </w:ins>
    </w:p>
    <w:p w:rsidR="008703A0" w:rsidRDefault="008703A0" w:rsidP="008703A0">
      <w:pPr>
        <w:spacing w:after="0"/>
        <w:jc w:val="both"/>
        <w:rPr>
          <w:ins w:id="1150" w:author="marcazal" w:date="2015-09-15T04:38:00Z"/>
        </w:rPr>
        <w:pPrChange w:id="1151" w:author="marcazal" w:date="2015-09-15T05:22:00Z">
          <w:pPr>
            <w:spacing w:after="0"/>
          </w:pPr>
        </w:pPrChange>
      </w:pPr>
    </w:p>
    <w:p w:rsidR="00757C41" w:rsidRDefault="00757C41" w:rsidP="008703A0">
      <w:pPr>
        <w:spacing w:after="0"/>
        <w:jc w:val="both"/>
        <w:rPr>
          <w:ins w:id="1152" w:author="marcazal" w:date="2015-09-15T05:22:00Z"/>
        </w:rPr>
        <w:pPrChange w:id="1153" w:author="marcazal" w:date="2015-09-15T05:22:00Z">
          <w:pPr>
            <w:spacing w:after="0"/>
          </w:pPr>
        </w:pPrChange>
      </w:pPr>
      <w:ins w:id="1154" w:author="marcazal" w:date="2015-09-15T04:38:00Z">
        <w:r>
          <w:t xml:space="preserve">f) El campo email con el estereotipo </w:t>
        </w:r>
        <w:proofErr w:type="spellStart"/>
        <w:r w:rsidRPr="00757C41">
          <w:rPr>
            <w:i/>
            <w:rPrChange w:id="1155" w:author="marcazal" w:date="2015-09-15T04:40:00Z">
              <w:rPr/>
            </w:rPrChange>
          </w:rPr>
          <w:t>richEmail</w:t>
        </w:r>
        <w:proofErr w:type="spellEnd"/>
        <w:r>
          <w:t xml:space="preserve">,  </w:t>
        </w:r>
      </w:ins>
      <w:ins w:id="1156" w:author="marcazal" w:date="2015-09-15T04:35:00Z">
        <w:r>
          <w:t xml:space="preserve"> </w:t>
        </w:r>
      </w:ins>
      <w:ins w:id="1157" w:author="marcazal" w:date="2015-09-15T04:40:00Z">
        <w:r>
          <w:t>valida que el formato del campo sea del tipo email.</w:t>
        </w:r>
      </w:ins>
    </w:p>
    <w:p w:rsidR="008703A0" w:rsidRDefault="008703A0" w:rsidP="008703A0">
      <w:pPr>
        <w:spacing w:after="0"/>
        <w:jc w:val="both"/>
        <w:rPr>
          <w:ins w:id="1158" w:author="marcazal" w:date="2015-09-15T04:40:00Z"/>
        </w:rPr>
        <w:pPrChange w:id="1159" w:author="marcazal" w:date="2015-09-15T05:22:00Z">
          <w:pPr>
            <w:spacing w:after="0"/>
          </w:pPr>
        </w:pPrChange>
      </w:pPr>
    </w:p>
    <w:p w:rsidR="00757C41" w:rsidRDefault="00757C41" w:rsidP="008703A0">
      <w:pPr>
        <w:spacing w:after="0"/>
        <w:jc w:val="both"/>
        <w:rPr>
          <w:ins w:id="1160" w:author="marcazal" w:date="2015-09-15T05:22:00Z"/>
        </w:rPr>
        <w:pPrChange w:id="1161" w:author="marcazal" w:date="2015-09-15T05:22:00Z">
          <w:pPr>
            <w:spacing w:after="0"/>
          </w:pPr>
        </w:pPrChange>
      </w:pPr>
      <w:ins w:id="1162" w:author="marcazal" w:date="2015-09-15T04:41:00Z">
        <w:r>
          <w:t xml:space="preserve">g) </w:t>
        </w:r>
        <w:r w:rsidR="001B7631">
          <w:t xml:space="preserve">El </w:t>
        </w:r>
        <w:proofErr w:type="spellStart"/>
        <w:r w:rsidR="001B7631" w:rsidRPr="001B7631">
          <w:rPr>
            <w:i/>
            <w:rPrChange w:id="1163" w:author="marcazal" w:date="2015-09-15T04:41:00Z">
              <w:rPr/>
            </w:rPrChange>
          </w:rPr>
          <w:t>texImput</w:t>
        </w:r>
        <w:proofErr w:type="spellEnd"/>
        <w:r w:rsidR="001B7631">
          <w:rPr>
            <w:i/>
          </w:rPr>
          <w:t xml:space="preserve"> </w:t>
        </w:r>
      </w:ins>
      <w:ins w:id="1164" w:author="marcazal" w:date="2015-09-15T04:42:00Z">
        <w:r w:rsidR="001B7631">
          <w:t xml:space="preserve">usuario </w:t>
        </w:r>
      </w:ins>
      <w:ins w:id="1165" w:author="marcazal" w:date="2015-09-15T04:43:00Z">
        <w:r w:rsidR="001B7631">
          <w:t xml:space="preserve">tiene en cuenta </w:t>
        </w:r>
      </w:ins>
      <w:ins w:id="1166" w:author="marcazal" w:date="2015-09-15T04:44:00Z">
        <w:r w:rsidR="001B7631">
          <w:t xml:space="preserve">que la </w:t>
        </w:r>
      </w:ins>
      <w:ins w:id="1167" w:author="marcazal" w:date="2015-09-15T04:42:00Z">
        <w:r w:rsidR="001B7631">
          <w:t xml:space="preserve">longitud del </w:t>
        </w:r>
      </w:ins>
      <w:ins w:id="1168" w:author="marcazal" w:date="2015-09-15T04:44:00Z">
        <w:r w:rsidR="001B7631">
          <w:t xml:space="preserve">campo sea de </w:t>
        </w:r>
      </w:ins>
      <w:ins w:id="1169" w:author="marcazal" w:date="2015-09-15T04:42:00Z">
        <w:r w:rsidR="001B7631">
          <w:t>al menos tres caracteres (</w:t>
        </w:r>
        <w:proofErr w:type="spellStart"/>
        <w:r w:rsidR="001B7631" w:rsidRPr="001B7631">
          <w:rPr>
            <w:i/>
            <w:rPrChange w:id="1170" w:author="marcazal" w:date="2015-09-15T04:42:00Z">
              <w:rPr/>
            </w:rPrChange>
          </w:rPr>
          <w:t>minLength</w:t>
        </w:r>
        <w:proofErr w:type="spellEnd"/>
        <w:r w:rsidR="001B7631">
          <w:t>=3).</w:t>
        </w:r>
      </w:ins>
    </w:p>
    <w:p w:rsidR="008703A0" w:rsidRDefault="008703A0" w:rsidP="008703A0">
      <w:pPr>
        <w:spacing w:after="0"/>
        <w:jc w:val="both"/>
        <w:rPr>
          <w:ins w:id="1171" w:author="marcazal" w:date="2015-09-15T04:42:00Z"/>
        </w:rPr>
        <w:pPrChange w:id="1172" w:author="marcazal" w:date="2015-09-15T05:22:00Z">
          <w:pPr>
            <w:spacing w:after="0"/>
          </w:pPr>
        </w:pPrChange>
      </w:pPr>
    </w:p>
    <w:p w:rsidR="001B7631" w:rsidRDefault="001B7631" w:rsidP="008703A0">
      <w:pPr>
        <w:spacing w:after="0"/>
        <w:jc w:val="both"/>
        <w:rPr>
          <w:ins w:id="1173" w:author="marcazal" w:date="2015-09-15T05:22:00Z"/>
        </w:rPr>
        <w:pPrChange w:id="1174" w:author="marcazal" w:date="2015-09-15T05:22:00Z">
          <w:pPr>
            <w:spacing w:after="0"/>
          </w:pPr>
        </w:pPrChange>
      </w:pPr>
      <w:ins w:id="1175" w:author="marcazal" w:date="2015-09-15T04:43:00Z">
        <w:r>
          <w:t xml:space="preserve">h) El campo clave </w:t>
        </w:r>
      </w:ins>
      <w:ins w:id="1176" w:author="marcazal" w:date="2015-09-15T04:44:00Z">
        <w:r>
          <w:t xml:space="preserve">tiene </w:t>
        </w:r>
      </w:ins>
      <w:ins w:id="1177" w:author="marcazal" w:date="2015-09-15T04:47:00Z">
        <w:r>
          <w:t>establecido los</w:t>
        </w:r>
      </w:ins>
      <w:ins w:id="1178" w:author="marcazal" w:date="2015-09-15T04:44:00Z">
        <w:r>
          <w:t xml:space="preserve"> estereotipo</w:t>
        </w:r>
      </w:ins>
      <w:ins w:id="1179" w:author="marcazal" w:date="2015-09-15T04:47:00Z">
        <w:r>
          <w:t>s</w:t>
        </w:r>
      </w:ins>
      <w:ins w:id="1180" w:author="marcazal" w:date="2015-09-15T04:45:00Z">
        <w:r>
          <w:t xml:space="preserve"> </w:t>
        </w:r>
        <w:proofErr w:type="spellStart"/>
        <w:r w:rsidRPr="001B7631">
          <w:rPr>
            <w:i/>
            <w:rPrChange w:id="1181" w:author="marcazal" w:date="2015-09-15T04:45:00Z">
              <w:rPr/>
            </w:rPrChange>
          </w:rPr>
          <w:t>password</w:t>
        </w:r>
        <w:proofErr w:type="spellEnd"/>
        <w:r>
          <w:rPr>
            <w:i/>
          </w:rPr>
          <w:t xml:space="preserve"> </w:t>
        </w:r>
      </w:ins>
      <w:ins w:id="1182" w:author="marcazal" w:date="2015-09-15T04:47:00Z">
        <w:r>
          <w:rPr>
            <w:i/>
          </w:rPr>
          <w:t xml:space="preserve"> </w:t>
        </w:r>
        <w:r>
          <w:t xml:space="preserve">y </w:t>
        </w:r>
        <w:proofErr w:type="spellStart"/>
        <w:r w:rsidRPr="001B7631">
          <w:rPr>
            <w:i/>
            <w:rPrChange w:id="1183" w:author="marcazal" w:date="2015-09-15T04:48:00Z">
              <w:rPr/>
            </w:rPrChange>
          </w:rPr>
          <w:t>richTool</w:t>
        </w:r>
      </w:ins>
      <w:ins w:id="1184" w:author="marcazal" w:date="2015-09-15T04:48:00Z">
        <w:r w:rsidRPr="001B7631">
          <w:rPr>
            <w:i/>
            <w:rPrChange w:id="1185" w:author="marcazal" w:date="2015-09-15T04:48:00Z">
              <w:rPr/>
            </w:rPrChange>
          </w:rPr>
          <w:t>Tip</w:t>
        </w:r>
      </w:ins>
      <w:proofErr w:type="spellEnd"/>
      <w:ins w:id="1186" w:author="marcazal" w:date="2015-09-15T04:50:00Z">
        <w:r>
          <w:t>. L</w:t>
        </w:r>
      </w:ins>
      <w:ins w:id="1187" w:author="marcazal" w:date="2015-09-15T04:51:00Z">
        <w:r>
          <w:t>a clave es de ingreso obligatorio</w:t>
        </w:r>
      </w:ins>
      <w:ins w:id="1188" w:author="marcazal" w:date="2015-09-15T04:52:00Z">
        <w:r w:rsidR="007F2682">
          <w:t xml:space="preserve"> (</w:t>
        </w:r>
        <w:proofErr w:type="spellStart"/>
        <w:r w:rsidR="007F2682" w:rsidRPr="007F2682">
          <w:rPr>
            <w:i/>
            <w:rPrChange w:id="1189" w:author="marcazal" w:date="2015-09-15T04:52:00Z">
              <w:rPr/>
            </w:rPrChange>
          </w:rPr>
          <w:t>mandatory</w:t>
        </w:r>
        <w:proofErr w:type="spellEnd"/>
        <w:r w:rsidR="007F2682">
          <w:t xml:space="preserve"> = </w:t>
        </w:r>
        <w:r w:rsidR="007F2682" w:rsidRPr="007F2682">
          <w:rPr>
            <w:i/>
            <w:rPrChange w:id="1190" w:author="marcazal" w:date="2015-09-15T04:52:00Z">
              <w:rPr/>
            </w:rPrChange>
          </w:rPr>
          <w:t>true</w:t>
        </w:r>
        <w:r w:rsidR="007F2682">
          <w:t>)</w:t>
        </w:r>
      </w:ins>
      <w:ins w:id="1191" w:author="marcazal" w:date="2015-09-15T04:51:00Z">
        <w:r>
          <w:t xml:space="preserve"> y debe </w:t>
        </w:r>
      </w:ins>
      <w:proofErr w:type="spellStart"/>
      <w:ins w:id="1192" w:author="marcazal" w:date="2015-09-15T04:52:00Z">
        <w:r w:rsidR="007F2682">
          <w:t>reconfirmarse</w:t>
        </w:r>
        <w:proofErr w:type="spellEnd"/>
        <w:r w:rsidR="007F2682">
          <w:t xml:space="preserve"> (</w:t>
        </w:r>
        <w:proofErr w:type="spellStart"/>
        <w:r w:rsidR="007F2682" w:rsidRPr="007F2682">
          <w:rPr>
            <w:i/>
            <w:rPrChange w:id="1193" w:author="marcazal" w:date="2015-09-15T04:53:00Z">
              <w:rPr/>
            </w:rPrChange>
          </w:rPr>
          <w:t>confirmPass</w:t>
        </w:r>
        <w:proofErr w:type="spellEnd"/>
        <w:r w:rsidR="007F2682">
          <w:t>=</w:t>
        </w:r>
        <w:r w:rsidR="007F2682" w:rsidRPr="007F2682">
          <w:rPr>
            <w:i/>
            <w:rPrChange w:id="1194" w:author="marcazal" w:date="2015-09-15T04:53:00Z">
              <w:rPr/>
            </w:rPrChange>
          </w:rPr>
          <w:t>true</w:t>
        </w:r>
        <w:r w:rsidR="007F2682">
          <w:t>)</w:t>
        </w:r>
      </w:ins>
      <w:ins w:id="1195" w:author="marcazal" w:date="2015-09-15T04:53:00Z">
        <w:r w:rsidR="007F2682">
          <w:t>. El mensaje “</w:t>
        </w:r>
      </w:ins>
      <w:ins w:id="1196" w:author="marcazal" w:date="2015-09-15T04:56:00Z">
        <w:r w:rsidR="007F2682">
          <w:t>Ingrese</w:t>
        </w:r>
      </w:ins>
      <w:ins w:id="1197" w:author="marcazal" w:date="2015-09-15T04:54:00Z">
        <w:r w:rsidR="007F2682">
          <w:t xml:space="preserve"> clave de al menos 8 caracteres” establecid</w:t>
        </w:r>
      </w:ins>
      <w:ins w:id="1198" w:author="marcazal" w:date="2015-09-15T04:55:00Z">
        <w:r w:rsidR="007F2682">
          <w:t>o</w:t>
        </w:r>
      </w:ins>
      <w:ins w:id="1199" w:author="marcazal" w:date="2015-09-15T04:54:00Z">
        <w:r w:rsidR="007F2682">
          <w:t xml:space="preserve"> en </w:t>
        </w:r>
        <w:proofErr w:type="spellStart"/>
        <w:r w:rsidR="007F2682" w:rsidRPr="007F2682">
          <w:rPr>
            <w:i/>
            <w:rPrChange w:id="1200" w:author="marcazal" w:date="2015-09-15T04:54:00Z">
              <w:rPr/>
            </w:rPrChange>
          </w:rPr>
          <w:t>title</w:t>
        </w:r>
        <w:proofErr w:type="spellEnd"/>
        <w:r w:rsidR="007F2682">
          <w:rPr>
            <w:i/>
          </w:rPr>
          <w:t xml:space="preserve"> </w:t>
        </w:r>
        <w:r w:rsidR="007F2682">
          <w:t xml:space="preserve">será desplegado </w:t>
        </w:r>
      </w:ins>
      <w:ins w:id="1201" w:author="marcazal" w:date="2015-09-15T04:55:00Z">
        <w:r w:rsidR="007F2682">
          <w:t xml:space="preserve">al posicionar el </w:t>
        </w:r>
        <w:r w:rsidR="007F2682" w:rsidRPr="007F2682">
          <w:rPr>
            <w:i/>
            <w:rPrChange w:id="1202" w:author="marcazal" w:date="2015-09-15T04:55:00Z">
              <w:rPr/>
            </w:rPrChange>
          </w:rPr>
          <w:t>mouse</w:t>
        </w:r>
        <w:r w:rsidR="007F2682">
          <w:rPr>
            <w:i/>
          </w:rPr>
          <w:t xml:space="preserve"> </w:t>
        </w:r>
        <w:r w:rsidR="007F2682">
          <w:t>sobre el campo clave</w:t>
        </w:r>
      </w:ins>
      <w:ins w:id="1203" w:author="marcazal" w:date="2015-09-15T04:54:00Z">
        <w:r w:rsidR="007F2682">
          <w:t>.</w:t>
        </w:r>
      </w:ins>
    </w:p>
    <w:p w:rsidR="008703A0" w:rsidRDefault="008703A0" w:rsidP="008703A0">
      <w:pPr>
        <w:spacing w:after="0"/>
        <w:jc w:val="both"/>
        <w:rPr>
          <w:ins w:id="1204" w:author="marcazal" w:date="2015-09-15T05:07:00Z"/>
        </w:rPr>
        <w:pPrChange w:id="1205" w:author="marcazal" w:date="2015-09-15T05:22:00Z">
          <w:pPr>
            <w:spacing w:after="0"/>
          </w:pPr>
        </w:pPrChange>
      </w:pPr>
    </w:p>
    <w:p w:rsidR="007101E9" w:rsidRDefault="007101E9" w:rsidP="008703A0">
      <w:pPr>
        <w:spacing w:after="0"/>
        <w:jc w:val="both"/>
        <w:rPr>
          <w:ins w:id="1206" w:author="marcazal" w:date="2015-09-15T05:11:00Z"/>
        </w:rPr>
        <w:pPrChange w:id="1207" w:author="marcazal" w:date="2015-09-15T05:22:00Z">
          <w:pPr>
            <w:spacing w:after="0"/>
          </w:pPr>
        </w:pPrChange>
      </w:pPr>
      <w:ins w:id="1208" w:author="marcazal" w:date="2015-09-15T05:07:00Z">
        <w:r>
          <w:t>i) El campo confirmación de datos</w:t>
        </w:r>
      </w:ins>
      <w:ins w:id="1209" w:author="marcazal" w:date="2015-09-15T05:10:00Z">
        <w:r w:rsidR="00844189">
          <w:t xml:space="preserve"> con el estereotipo </w:t>
        </w:r>
        <w:proofErr w:type="spellStart"/>
        <w:r w:rsidR="00844189" w:rsidRPr="00844189">
          <w:rPr>
            <w:i/>
            <w:rPrChange w:id="1210" w:author="marcazal" w:date="2015-09-15T05:10:00Z">
              <w:rPr/>
            </w:rPrChange>
          </w:rPr>
          <w:t>list</w:t>
        </w:r>
      </w:ins>
      <w:proofErr w:type="spellEnd"/>
      <w:ins w:id="1211" w:author="marcazal" w:date="2015-09-15T05:08:00Z">
        <w:r>
          <w:rPr>
            <w:i/>
          </w:rPr>
          <w:t xml:space="preserve"> </w:t>
        </w:r>
      </w:ins>
      <w:ins w:id="1212" w:author="marcazal" w:date="2015-09-15T05:11:00Z">
        <w:r w:rsidR="00844189">
          <w:t>es un (</w:t>
        </w:r>
        <w:proofErr w:type="spellStart"/>
        <w:r w:rsidR="00844189">
          <w:t>check</w:t>
        </w:r>
        <w:proofErr w:type="spellEnd"/>
        <w:r w:rsidR="00844189">
          <w:t>) que debe marcarse obligatoriamente para confirmar los datos ingresados.</w:t>
        </w:r>
      </w:ins>
    </w:p>
    <w:p w:rsidR="00844189" w:rsidRDefault="00844189" w:rsidP="008703A0">
      <w:pPr>
        <w:spacing w:after="0"/>
        <w:jc w:val="both"/>
        <w:rPr>
          <w:ins w:id="1213" w:author="marcazal" w:date="2015-09-15T05:18:00Z"/>
        </w:rPr>
        <w:pPrChange w:id="1214" w:author="marcazal" w:date="2015-09-15T05:22:00Z">
          <w:pPr>
            <w:spacing w:after="0"/>
          </w:pPr>
        </w:pPrChange>
      </w:pPr>
      <w:ins w:id="1215" w:author="marcazal" w:date="2015-09-15T05:13:00Z">
        <w:r>
          <w:t xml:space="preserve">j) En el </w:t>
        </w:r>
      </w:ins>
      <w:ins w:id="1216" w:author="marcazal" w:date="2015-09-15T05:14:00Z">
        <w:r>
          <w:t>F</w:t>
        </w:r>
      </w:ins>
      <w:ins w:id="1217" w:author="marcazal" w:date="2015-09-15T05:13:00Z">
        <w:r>
          <w:t xml:space="preserve">ormulario </w:t>
        </w:r>
      </w:ins>
      <w:ins w:id="1218" w:author="marcazal" w:date="2015-09-15T05:14:00Z">
        <w:r>
          <w:t>de eliminación, del panel Eliminar persona, se encuentra el</w:t>
        </w:r>
      </w:ins>
      <w:ins w:id="1219" w:author="marcazal" w:date="2015-09-15T05:15:00Z">
        <w:r>
          <w:t xml:space="preserve"> </w:t>
        </w:r>
        <w:proofErr w:type="spellStart"/>
        <w:r w:rsidRPr="00844189">
          <w:rPr>
            <w:i/>
            <w:rPrChange w:id="1220" w:author="marcazal" w:date="2015-09-15T05:15:00Z">
              <w:rPr/>
            </w:rPrChange>
          </w:rPr>
          <w:t>textImput</w:t>
        </w:r>
      </w:ins>
      <w:proofErr w:type="spellEnd"/>
      <w:ins w:id="1221" w:author="marcazal" w:date="2015-09-15T05:14:00Z">
        <w:r>
          <w:t xml:space="preserve"> campo </w:t>
        </w:r>
      </w:ins>
      <w:ins w:id="1222" w:author="marcazal" w:date="2015-09-15T05:15:00Z">
        <w:r>
          <w:t xml:space="preserve">id de la persona, que es de ingreso </w:t>
        </w:r>
      </w:ins>
      <w:ins w:id="1223" w:author="marcazal" w:date="2015-09-15T05:16:00Z">
        <w:r>
          <w:t>obligatorio, permite solamente dígitos enteros positivos (</w:t>
        </w:r>
        <w:proofErr w:type="spellStart"/>
        <w:r w:rsidRPr="00844189">
          <w:rPr>
            <w:i/>
            <w:rPrChange w:id="1224" w:author="marcazal" w:date="2015-09-15T05:16:00Z">
              <w:rPr/>
            </w:rPrChange>
          </w:rPr>
          <w:t>richOnlyDigits</w:t>
        </w:r>
        <w:proofErr w:type="spellEnd"/>
        <w:r>
          <w:t xml:space="preserve">) </w:t>
        </w:r>
      </w:ins>
      <w:ins w:id="1225" w:author="marcazal" w:date="2015-09-15T05:17:00Z">
        <w:r w:rsidR="008703A0">
          <w:t xml:space="preserve"> con un tamaño máximo de diez (</w:t>
        </w:r>
        <w:proofErr w:type="spellStart"/>
        <w:r w:rsidR="008703A0" w:rsidRPr="008703A0">
          <w:rPr>
            <w:i/>
            <w:rPrChange w:id="1226" w:author="marcazal" w:date="2015-09-15T05:18:00Z">
              <w:rPr/>
            </w:rPrChange>
          </w:rPr>
          <w:t>maxLength</w:t>
        </w:r>
        <w:proofErr w:type="spellEnd"/>
        <w:r w:rsidR="008703A0">
          <w:t xml:space="preserve"> = 10)</w:t>
        </w:r>
      </w:ins>
      <w:ins w:id="1227" w:author="marcazal" w:date="2015-09-15T05:18:00Z">
        <w:r w:rsidR="008703A0">
          <w:t>.</w:t>
        </w:r>
      </w:ins>
    </w:p>
    <w:p w:rsidR="008703A0" w:rsidRDefault="008703A0" w:rsidP="008703A0">
      <w:pPr>
        <w:spacing w:after="0"/>
        <w:jc w:val="both"/>
        <w:rPr>
          <w:ins w:id="1228" w:author="marcazal" w:date="2015-09-15T05:18:00Z"/>
        </w:rPr>
        <w:pPrChange w:id="1229" w:author="marcazal" w:date="2015-09-15T05:22:00Z">
          <w:pPr>
            <w:spacing w:after="0"/>
          </w:pPr>
        </w:pPrChange>
      </w:pPr>
    </w:p>
    <w:p w:rsidR="008703A0" w:rsidRPr="008703A0" w:rsidRDefault="008703A0" w:rsidP="00795985">
      <w:pPr>
        <w:spacing w:after="0"/>
        <w:rPr>
          <w:ins w:id="1230" w:author="Ivan Lopez" w:date="2015-06-23T17:39:00Z"/>
        </w:rPr>
      </w:pPr>
    </w:p>
    <w:p w:rsidR="00980439" w:rsidRDefault="00795985" w:rsidP="00795985">
      <w:pPr>
        <w:spacing w:after="0"/>
        <w:rPr>
          <w:ins w:id="1231" w:author="marcazal" w:date="2015-09-14T01:31:00Z"/>
        </w:rPr>
      </w:pPr>
      <w:commentRangeStart w:id="1232"/>
      <w:ins w:id="1233" w:author="Ivan Lopez" w:date="2015-06-23T17:39:00Z">
        <w:del w:id="1234" w:author="marcazal" w:date="2015-09-15T05:19:00Z">
          <w:r w:rsidRPr="00795985" w:rsidDel="008703A0">
            <w:delText xml:space="preserve">Dentro de cada uno de los paneles se encuentran los distintos elementos de interfaz de usuario como los </w:delText>
          </w:r>
          <w:r w:rsidRPr="00795985" w:rsidDel="008703A0">
            <w:rPr>
              <w:i/>
            </w:rPr>
            <w:delText>richFieldLiveValidation</w:delText>
          </w:r>
          <w:r w:rsidRPr="00795985" w:rsidDel="008703A0">
            <w:delText xml:space="preserve">, </w:delText>
          </w:r>
          <w:r w:rsidRPr="00795985" w:rsidDel="008703A0">
            <w:rPr>
              <w:i/>
            </w:rPr>
            <w:delText>richDatePicker</w:delText>
          </w:r>
          <w:r w:rsidRPr="00795985" w:rsidDel="008703A0">
            <w:delText xml:space="preserve">, </w:delText>
          </w:r>
          <w:r w:rsidRPr="00795985" w:rsidDel="008703A0">
            <w:rPr>
              <w:i/>
            </w:rPr>
            <w:delText>richToolTip</w:delText>
          </w:r>
          <w:r w:rsidRPr="00795985" w:rsidDel="008703A0">
            <w:delText xml:space="preserve"> y </w:delText>
          </w:r>
          <w:r w:rsidRPr="00795985" w:rsidDel="008703A0">
            <w:rPr>
              <w:i/>
            </w:rPr>
            <w:delText>richAutoSuggest</w:delText>
          </w:r>
          <w:r w:rsidRPr="00795985" w:rsidDel="008703A0">
            <w:delText xml:space="preserve"> con sus respectivos valores etiquetados para representar las propiedades de cada uno de ellos. Por </w:delText>
          </w:r>
          <w:r w:rsidRPr="00795985" w:rsidDel="008703A0">
            <w:lastRenderedPageBreak/>
            <w:delText xml:space="preserve">ejemplo, el panel </w:delText>
          </w:r>
          <w:r w:rsidRPr="00795985" w:rsidDel="008703A0">
            <w:rPr>
              <w:i/>
            </w:rPr>
            <w:delText>Formulario de Ingreso</w:delText>
          </w:r>
          <w:r w:rsidRPr="00795985" w:rsidDel="008703A0">
            <w:delText xml:space="preserve">, cuenta con el atributo </w:delText>
          </w:r>
          <w:r w:rsidRPr="00795985" w:rsidDel="008703A0">
            <w:rPr>
              <w:i/>
            </w:rPr>
            <w:delText xml:space="preserve">clave, </w:delText>
          </w:r>
          <w:r w:rsidRPr="00795985" w:rsidDel="008703A0">
            <w:delText xml:space="preserve">que tiene a los estereotipos </w:delText>
          </w:r>
          <w:r w:rsidRPr="00795985" w:rsidDel="008703A0">
            <w:rPr>
              <w:i/>
            </w:rPr>
            <w:delText xml:space="preserve">richToolTip </w:delText>
          </w:r>
          <w:r w:rsidRPr="00795985" w:rsidDel="008703A0">
            <w:delText xml:space="preserve">y </w:delText>
          </w:r>
          <w:r w:rsidRPr="00795985" w:rsidDel="008703A0">
            <w:rPr>
              <w:i/>
            </w:rPr>
            <w:delText>richFieldLiveValidation</w:delText>
          </w:r>
          <w:r w:rsidRPr="00795985" w:rsidDel="008703A0">
            <w:delText xml:space="preserve"> para indicar que al posicionar el puntero del mouse sobre el texto de entrada del campo clave, el mensaje “</w:delText>
          </w:r>
          <w:r w:rsidRPr="00795985" w:rsidDel="008703A0">
            <w:rPr>
              <w:i/>
            </w:rPr>
            <w:delText xml:space="preserve">La clave debe tener al menos 8 caracteres” </w:delText>
          </w:r>
          <w:r w:rsidRPr="00795985" w:rsidDel="008703A0">
            <w:delText>será desplegado y que también este campo tendrá validaciones de longitud mínima de 8 (</w:delText>
          </w:r>
          <w:r w:rsidRPr="00795985" w:rsidDel="008703A0">
            <w:rPr>
              <w:i/>
            </w:rPr>
            <w:delText>minLength=8</w:delText>
          </w:r>
          <w:r w:rsidRPr="00795985" w:rsidDel="008703A0">
            <w:delText>), no puede quedar vacío (</w:delText>
          </w:r>
          <w:r w:rsidRPr="00795985" w:rsidDel="008703A0">
            <w:rPr>
              <w:i/>
            </w:rPr>
            <w:delText>required</w:delText>
          </w:r>
          <w:r w:rsidRPr="00795985" w:rsidDel="008703A0">
            <w:delText>) y que se va a crear un campo extra de confirmación de clave (</w:delText>
          </w:r>
          <w:r w:rsidRPr="00795985" w:rsidDel="008703A0">
            <w:rPr>
              <w:i/>
            </w:rPr>
            <w:delText>confirmPass=true</w:delText>
          </w:r>
          <w:r w:rsidRPr="00795985" w:rsidDel="008703A0">
            <w:delText xml:space="preserve">). </w:delText>
          </w:r>
          <w:commentRangeEnd w:id="1232"/>
          <w:r w:rsidRPr="00795985" w:rsidDel="008703A0">
            <w:rPr>
              <w:sz w:val="16"/>
              <w:szCs w:val="16"/>
            </w:rPr>
            <w:commentReference w:id="1232"/>
          </w:r>
        </w:del>
      </w:ins>
    </w:p>
    <w:p w:rsidR="00980439" w:rsidRDefault="00980439" w:rsidP="00795985">
      <w:pPr>
        <w:spacing w:after="0"/>
        <w:rPr>
          <w:ins w:id="1235" w:author="marcazal" w:date="2015-09-14T01:31:00Z"/>
        </w:rPr>
      </w:pPr>
    </w:p>
    <w:p w:rsidR="00980439" w:rsidRDefault="00980439" w:rsidP="00795985">
      <w:pPr>
        <w:spacing w:after="0"/>
        <w:rPr>
          <w:ins w:id="1236" w:author="marcazal" w:date="2015-09-14T01:31:00Z"/>
        </w:rPr>
      </w:pPr>
    </w:p>
    <w:p w:rsidR="00980439" w:rsidRDefault="00980439" w:rsidP="00795985">
      <w:pPr>
        <w:spacing w:after="0"/>
        <w:rPr>
          <w:ins w:id="1237" w:author="marcazal" w:date="2015-09-14T01:31:00Z"/>
        </w:rPr>
      </w:pPr>
    </w:p>
    <w:p w:rsidR="00980439" w:rsidRDefault="00980439" w:rsidP="00795985">
      <w:pPr>
        <w:spacing w:after="0"/>
        <w:rPr>
          <w:ins w:id="1238" w:author="marcazal" w:date="2015-09-14T01:31:00Z"/>
        </w:rPr>
      </w:pPr>
    </w:p>
    <w:p w:rsidR="00980439" w:rsidRPr="00795985" w:rsidRDefault="00980439" w:rsidP="00795985">
      <w:pPr>
        <w:spacing w:after="0"/>
      </w:pPr>
    </w:p>
    <w:p w:rsidR="007F2682" w:rsidRDefault="007F2682">
      <w:pPr>
        <w:keepNext/>
        <w:spacing w:after="0"/>
        <w:jc w:val="center"/>
        <w:pPrChange w:id="1239" w:author="marcazal" w:date="2015-09-14T01:38:00Z">
          <w:pPr>
            <w:keepNext/>
            <w:spacing w:after="0"/>
          </w:pPr>
        </w:pPrChange>
      </w:pPr>
      <w:r>
        <w:rPr>
          <w:noProof/>
          <w:lang w:val="es-PY" w:eastAsia="es-PY"/>
          <w:rPrChange w:id="1240" w:author="Unknown">
            <w:rPr>
              <w:noProof/>
              <w:sz w:val="16"/>
              <w:szCs w:val="16"/>
              <w:lang w:val="es-PY" w:eastAsia="es-PY"/>
            </w:rPr>
          </w:rPrChange>
        </w:rPr>
        <w:lastRenderedPageBreak/>
        <w:drawing>
          <wp:inline distT="0" distB="0" distL="0" distR="0">
            <wp:extent cx="4196741" cy="8286085"/>
            <wp:effectExtent l="19050" t="0" r="0" b="0"/>
            <wp:docPr id="1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9" cstate="print"/>
                    <a:stretch>
                      <a:fillRect/>
                    </a:stretch>
                  </pic:blipFill>
                  <pic:spPr>
                    <a:xfrm>
                      <a:off x="0" y="0"/>
                      <a:ext cx="4196741" cy="8286085"/>
                    </a:xfrm>
                    <a:prstGeom prst="rect">
                      <a:avLst/>
                    </a:prstGeom>
                  </pic:spPr>
                </pic:pic>
              </a:graphicData>
            </a:graphic>
          </wp:inline>
        </w:drawing>
      </w:r>
    </w:p>
    <w:p w:rsidR="00795985" w:rsidRPr="00795985" w:rsidRDefault="00795985" w:rsidP="00795985">
      <w:pPr>
        <w:spacing w:line="240" w:lineRule="auto"/>
        <w:ind w:left="1416" w:firstLine="708"/>
        <w:rPr>
          <w:bCs/>
          <w:sz w:val="18"/>
          <w:szCs w:val="18"/>
          <w:lang w:val="es-PY"/>
        </w:rPr>
      </w:pPr>
      <w:bookmarkStart w:id="1241" w:name="_Ref430046629"/>
      <w:commentRangeStart w:id="1242"/>
      <w:r w:rsidRPr="00795985">
        <w:rPr>
          <w:b/>
          <w:bCs/>
          <w:sz w:val="18"/>
          <w:szCs w:val="18"/>
        </w:rPr>
        <w:t xml:space="preserve">Figura </w:t>
      </w:r>
      <w:commentRangeEnd w:id="1242"/>
      <w:r w:rsidRPr="00795985">
        <w:rPr>
          <w:sz w:val="16"/>
          <w:szCs w:val="16"/>
        </w:rPr>
        <w:commentReference w:id="1242"/>
      </w:r>
      <w:r w:rsidR="00F95A0F" w:rsidRPr="00795985">
        <w:rPr>
          <w:b/>
          <w:bCs/>
          <w:sz w:val="18"/>
          <w:szCs w:val="18"/>
        </w:rPr>
        <w:fldChar w:fldCharType="begin"/>
      </w:r>
      <w:r w:rsidRPr="00795985">
        <w:rPr>
          <w:b/>
          <w:bCs/>
          <w:sz w:val="18"/>
          <w:szCs w:val="18"/>
        </w:rPr>
        <w:instrText xml:space="preserve"> SEQ Figura \* ARABIC </w:instrText>
      </w:r>
      <w:r w:rsidR="00F95A0F" w:rsidRPr="00795985">
        <w:rPr>
          <w:b/>
          <w:bCs/>
          <w:sz w:val="18"/>
          <w:szCs w:val="18"/>
        </w:rPr>
        <w:fldChar w:fldCharType="separate"/>
      </w:r>
      <w:r w:rsidR="00635E73">
        <w:rPr>
          <w:b/>
          <w:bCs/>
          <w:noProof/>
          <w:sz w:val="18"/>
          <w:szCs w:val="18"/>
        </w:rPr>
        <w:t>11</w:t>
      </w:r>
      <w:r w:rsidR="00F95A0F" w:rsidRPr="00795985">
        <w:rPr>
          <w:b/>
          <w:bCs/>
          <w:sz w:val="18"/>
          <w:szCs w:val="18"/>
        </w:rPr>
        <w:fldChar w:fldCharType="end"/>
      </w:r>
      <w:bookmarkEnd w:id="1241"/>
      <w:r w:rsidRPr="00795985">
        <w:rPr>
          <w:bCs/>
          <w:sz w:val="18"/>
          <w:szCs w:val="18"/>
        </w:rPr>
        <w:t xml:space="preserve"> </w:t>
      </w:r>
      <w:commentRangeStart w:id="1243"/>
      <w:r w:rsidRPr="00795985">
        <w:rPr>
          <w:bCs/>
          <w:sz w:val="18"/>
          <w:szCs w:val="18"/>
        </w:rPr>
        <w:t xml:space="preserve">PIM </w:t>
      </w:r>
      <w:ins w:id="1244" w:author="marcazal" w:date="2015-09-15T02:13:00Z">
        <w:r w:rsidR="00AD08D5">
          <w:rPr>
            <w:bCs/>
            <w:sz w:val="18"/>
            <w:szCs w:val="18"/>
          </w:rPr>
          <w:t>del</w:t>
        </w:r>
      </w:ins>
      <w:del w:id="1245" w:author="marcazal" w:date="2015-09-15T02:13:00Z">
        <w:r w:rsidRPr="00795985" w:rsidDel="00AD08D5">
          <w:rPr>
            <w:bCs/>
            <w:sz w:val="18"/>
            <w:szCs w:val="18"/>
          </w:rPr>
          <w:delText>de</w:delText>
        </w:r>
      </w:del>
      <w:ins w:id="1246" w:author="marcazal" w:date="2015-09-15T02:13:00Z">
        <w:r w:rsidR="00AD08D5">
          <w:rPr>
            <w:bCs/>
            <w:sz w:val="18"/>
            <w:szCs w:val="18"/>
          </w:rPr>
          <w:t xml:space="preserve"> </w:t>
        </w:r>
        <w:proofErr w:type="spellStart"/>
        <w:r w:rsidR="00AD08D5">
          <w:rPr>
            <w:bCs/>
            <w:sz w:val="18"/>
            <w:szCs w:val="18"/>
          </w:rPr>
          <w:t>Person</w:t>
        </w:r>
        <w:proofErr w:type="spellEnd"/>
        <w:r w:rsidR="00AD08D5">
          <w:rPr>
            <w:bCs/>
            <w:sz w:val="18"/>
            <w:szCs w:val="18"/>
          </w:rPr>
          <w:t xml:space="preserve"> Manager</w:t>
        </w:r>
      </w:ins>
      <w:del w:id="1247" w:author="marcazal" w:date="2015-09-15T02:13:00Z">
        <w:r w:rsidRPr="00795985" w:rsidDel="00AD08D5">
          <w:rPr>
            <w:bCs/>
            <w:sz w:val="18"/>
            <w:szCs w:val="18"/>
          </w:rPr>
          <w:delText xml:space="preserve"> una aplicación de ejemplo</w:delText>
        </w:r>
      </w:del>
      <w:r w:rsidRPr="00795985">
        <w:rPr>
          <w:bCs/>
          <w:sz w:val="18"/>
          <w:szCs w:val="18"/>
        </w:rPr>
        <w:t xml:space="preserve"> con </w:t>
      </w:r>
      <w:proofErr w:type="spellStart"/>
      <w:r w:rsidRPr="00795985">
        <w:rPr>
          <w:bCs/>
          <w:sz w:val="18"/>
          <w:szCs w:val="18"/>
        </w:rPr>
        <w:t>MoWebA</w:t>
      </w:r>
      <w:commentRangeEnd w:id="1243"/>
      <w:proofErr w:type="spellEnd"/>
      <w:r w:rsidRPr="00795985">
        <w:rPr>
          <w:sz w:val="16"/>
          <w:szCs w:val="16"/>
        </w:rPr>
        <w:commentReference w:id="1243"/>
      </w:r>
    </w:p>
    <w:p w:rsidR="00795985" w:rsidRPr="00795985" w:rsidRDefault="00795985" w:rsidP="00795985">
      <w:pPr>
        <w:keepNext/>
        <w:spacing w:after="0"/>
        <w:rPr>
          <w:ins w:id="1248" w:author="Ivan Lopez" w:date="2015-06-23T17:39:00Z"/>
        </w:rPr>
      </w:pPr>
      <w:ins w:id="1249" w:author="Ivan Lopez" w:date="2015-06-23T17:39:00Z">
        <w:r w:rsidRPr="00795985">
          <w:rPr>
            <w:lang w:val="es-PY"/>
          </w:rPr>
          <w:lastRenderedPageBreak/>
          <w:t xml:space="preserve">Finalmente </w:t>
        </w:r>
        <w:r w:rsidRPr="00795985">
          <w:t xml:space="preserve">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w:t>
        </w:r>
        <w:del w:id="1250" w:author="marcazal" w:date="2015-09-12T14:48:00Z">
          <w:r w:rsidRPr="00795985" w:rsidDel="00760178">
            <w:delText>el</w:delText>
          </w:r>
        </w:del>
      </w:ins>
      <w:ins w:id="1251" w:author="marcazal" w:date="2015-09-12T14:48:00Z">
        <w:r w:rsidR="00760178">
          <w:t>la</w:t>
        </w:r>
      </w:ins>
      <w:ins w:id="1252" w:author="Ivan Lopez" w:date="2015-06-23T17:39:00Z">
        <w:r w:rsidRPr="00795985">
          <w:t xml:space="preserve"> siguiente </w:t>
        </w:r>
        <w:del w:id="1253" w:author="marcazal" w:date="2015-09-12T14:48:00Z">
          <w:r w:rsidRPr="00795985" w:rsidDel="00760178">
            <w:delText>capítulo</w:delText>
          </w:r>
        </w:del>
      </w:ins>
      <w:ins w:id="1254" w:author="marcazal" w:date="2015-09-12T14:48:00Z">
        <w:r w:rsidR="00760178">
          <w:t>sección</w:t>
        </w:r>
      </w:ins>
      <w:ins w:id="1255" w:author="Ivan Lopez" w:date="2015-06-23T17:39:00Z">
        <w:r w:rsidRPr="00795985">
          <w:t>.</w:t>
        </w:r>
      </w:ins>
    </w:p>
    <w:p w:rsidR="00795985" w:rsidRPr="00795985" w:rsidRDefault="00795985" w:rsidP="00795985">
      <w:pPr>
        <w:spacing w:after="0"/>
        <w:rPr>
          <w:ins w:id="1256" w:author="Ivan Lopez" w:date="2015-06-23T17:39:00Z"/>
        </w:rPr>
      </w:pPr>
    </w:p>
    <w:p w:rsidR="00795985" w:rsidRPr="00795985" w:rsidRDefault="00795985" w:rsidP="00795985">
      <w:pPr>
        <w:rPr>
          <w:ins w:id="1257" w:author="Ivan Lopez" w:date="2015-06-23T17:39:00Z"/>
        </w:rPr>
      </w:pPr>
    </w:p>
    <w:p w:rsidR="00795985" w:rsidRPr="00795985" w:rsidRDefault="007F2682" w:rsidP="00795985">
      <w:pPr>
        <w:jc w:val="center"/>
        <w:rPr>
          <w:ins w:id="1258" w:author="Ivan Lopez" w:date="2015-06-23T17:39:00Z"/>
        </w:rPr>
      </w:pPr>
      <w:ins w:id="1259" w:author="Ivan Lopez" w:date="2015-06-23T17:39:00Z">
        <w:r>
          <w:rPr>
            <w:noProof/>
            <w:lang w:val="es-PY" w:eastAsia="es-PY"/>
            <w:rPrChange w:id="1260" w:author="Unknown">
              <w:rPr>
                <w:noProof/>
                <w:sz w:val="16"/>
                <w:szCs w:val="16"/>
                <w:lang w:val="es-PY" w:eastAsia="es-PY"/>
              </w:rPr>
            </w:rPrChange>
          </w:rPr>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20"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1261" w:author="Ivan Lopez" w:date="2015-06-23T17:39:00Z"/>
          <w:bCs/>
          <w:color w:val="000000" w:themeColor="text1"/>
          <w:sz w:val="18"/>
          <w:szCs w:val="18"/>
        </w:rPr>
      </w:pPr>
      <w:ins w:id="1262" w:author="Ivan Lopez" w:date="2015-06-23T17:39:00Z">
        <w:r w:rsidRPr="00795985">
          <w:t xml:space="preserve">       </w:t>
        </w:r>
        <w:r w:rsidRPr="00795985">
          <w:tab/>
        </w:r>
        <w:r w:rsidRPr="00795985">
          <w:tab/>
        </w:r>
        <w:r w:rsidRPr="00795985">
          <w:tab/>
        </w:r>
        <w:r w:rsidRPr="00795985">
          <w:rPr>
            <w:b/>
            <w:bCs/>
            <w:color w:val="000000" w:themeColor="text1"/>
            <w:sz w:val="18"/>
            <w:szCs w:val="18"/>
          </w:rPr>
          <w:t xml:space="preserve">   Figura </w:t>
        </w:r>
        <w:r w:rsidR="00F95A0F"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F95A0F" w:rsidRPr="00795985">
          <w:rPr>
            <w:b/>
            <w:bCs/>
            <w:color w:val="000000" w:themeColor="text1"/>
            <w:sz w:val="18"/>
            <w:szCs w:val="18"/>
          </w:rPr>
          <w:fldChar w:fldCharType="separate"/>
        </w:r>
      </w:ins>
      <w:ins w:id="1263" w:author="Ivan Lopez" w:date="2015-09-11T19:00:00Z">
        <w:r w:rsidR="00635E73">
          <w:rPr>
            <w:b/>
            <w:bCs/>
            <w:noProof/>
            <w:color w:val="000000" w:themeColor="text1"/>
            <w:sz w:val="18"/>
            <w:szCs w:val="18"/>
          </w:rPr>
          <w:t>12</w:t>
        </w:r>
      </w:ins>
      <w:ins w:id="1264" w:author="marcazal" w:date="2015-09-08T07:16:00Z">
        <w:del w:id="1265" w:author="Ivan Lopez" w:date="2015-09-09T16:27:00Z">
          <w:r w:rsidR="00287A2D" w:rsidDel="00EB6D22">
            <w:rPr>
              <w:b/>
              <w:bCs/>
              <w:noProof/>
              <w:color w:val="000000" w:themeColor="text1"/>
              <w:sz w:val="18"/>
              <w:szCs w:val="18"/>
            </w:rPr>
            <w:delText>9</w:delText>
          </w:r>
        </w:del>
      </w:ins>
      <w:ins w:id="1266" w:author="Ivan Lopez" w:date="2015-06-23T17:39:00Z">
        <w:r w:rsidR="00F95A0F"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1267" w:author="Ivan Lopez" w:date="2015-06-23T17:39:00Z"/>
        </w:rPr>
      </w:pPr>
    </w:p>
    <w:p w:rsidR="00795985" w:rsidRPr="00795985" w:rsidRDefault="007F2682" w:rsidP="00795985">
      <w:pPr>
        <w:keepNext/>
        <w:rPr>
          <w:ins w:id="1268" w:author="Ivan Lopez" w:date="2015-06-23T17:39:00Z"/>
        </w:rPr>
      </w:pPr>
      <w:ins w:id="1269" w:author="Ivan Lopez" w:date="2015-06-23T17:39:00Z">
        <w:r>
          <w:rPr>
            <w:noProof/>
            <w:lang w:val="es-PY" w:eastAsia="es-PY"/>
            <w:rPrChange w:id="1270" w:author="Unknown">
              <w:rPr>
                <w:noProof/>
                <w:sz w:val="16"/>
                <w:szCs w:val="16"/>
                <w:lang w:val="es-PY" w:eastAsia="es-PY"/>
              </w:rPr>
            </w:rPrChange>
          </w:rPr>
          <w:lastRenderedPageBreak/>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21"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1271" w:author="Ivan Lopez" w:date="2015-06-23T17:39:00Z"/>
          <w:bCs/>
          <w:color w:val="000000" w:themeColor="text1"/>
          <w:sz w:val="18"/>
          <w:szCs w:val="18"/>
        </w:rPr>
      </w:pPr>
      <w:ins w:id="1272" w:author="Ivan Lopez" w:date="2015-06-23T17:39:00Z">
        <w:r w:rsidRPr="00795985">
          <w:rPr>
            <w:b/>
            <w:bCs/>
            <w:color w:val="000000" w:themeColor="text1"/>
            <w:sz w:val="18"/>
            <w:szCs w:val="18"/>
          </w:rPr>
          <w:t xml:space="preserve">                    Figura </w:t>
        </w:r>
        <w:r w:rsidR="00F95A0F"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F95A0F" w:rsidRPr="00795985">
          <w:rPr>
            <w:b/>
            <w:bCs/>
            <w:color w:val="000000" w:themeColor="text1"/>
            <w:sz w:val="18"/>
            <w:szCs w:val="18"/>
          </w:rPr>
          <w:fldChar w:fldCharType="separate"/>
        </w:r>
      </w:ins>
      <w:ins w:id="1273" w:author="Ivan Lopez" w:date="2015-09-11T19:00:00Z">
        <w:r w:rsidR="00635E73">
          <w:rPr>
            <w:b/>
            <w:bCs/>
            <w:noProof/>
            <w:color w:val="000000" w:themeColor="text1"/>
            <w:sz w:val="18"/>
            <w:szCs w:val="18"/>
          </w:rPr>
          <w:t>13</w:t>
        </w:r>
      </w:ins>
      <w:ins w:id="1274" w:author="Ivan Lopez" w:date="2015-06-23T17:39:00Z">
        <w:r w:rsidR="00F95A0F"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1275" w:author="Ivan Lopez" w:date="2015-06-23T17:39:00Z"/>
        </w:rPr>
      </w:pPr>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1276"/>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1276"/>
      <w:r>
        <w:rPr>
          <w:rStyle w:val="Refdecomentario"/>
        </w:rPr>
        <w:commentReference w:id="1276"/>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w:t>
      </w:r>
      <w:r>
        <w:rPr>
          <w:lang w:val="es-PY"/>
        </w:rPr>
        <w:lastRenderedPageBreak/>
        <w:t xml:space="preserve">herramienta utilizada para la generación de código. </w:t>
      </w:r>
      <w:commentRangeStart w:id="1277"/>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1278" w:name="BIB_m2012"/>
      <w:bookmarkStart w:id="1279" w:name="B4B_m2012"/>
      <w:r w:rsidRPr="009957C4">
        <w:rPr>
          <w:rFonts w:ascii="Calibri" w:hAnsi="Calibri" w:cs="Calibri"/>
          <w:lang w:val="es-PY"/>
        </w:rPr>
        <w:t>[</w:t>
      </w:r>
      <w:bookmarkEnd w:id="1278"/>
      <w:bookmarkEnd w:id="1279"/>
      <w:proofErr w:type="gramEnd"/>
      <w:r w:rsidR="00F95A0F"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F95A0F" w:rsidRPr="009957C4">
        <w:rPr>
          <w:rFonts w:ascii="Calibri" w:hAnsi="Calibri" w:cs="Calibri"/>
          <w:lang w:val="es-PY"/>
        </w:rPr>
        <w:fldChar w:fldCharType="separate"/>
      </w:r>
      <w:r w:rsidR="00894E04" w:rsidRPr="009957C4">
        <w:rPr>
          <w:rFonts w:ascii="Calibri" w:hAnsi="Calibri" w:cs="Calibri"/>
          <w:lang w:val="es-PY"/>
        </w:rPr>
        <w:t>[</w:t>
      </w:r>
      <w:r w:rsidR="00F95A0F" w:rsidRPr="009957C4">
        <w:rPr>
          <w:rFonts w:ascii="Calibri" w:hAnsi="Calibri" w:cs="Calibri"/>
          <w:lang w:val="es-PY"/>
        </w:rPr>
        <w:fldChar w:fldCharType="end"/>
      </w:r>
      <w:r w:rsidRPr="009957C4">
        <w:rPr>
          <w:rFonts w:ascii="Calibri" w:hAnsi="Calibri" w:cs="Calibri"/>
          <w:lang w:val="es-PY"/>
        </w:rPr>
        <w:t>]</w:t>
      </w:r>
      <w:r>
        <w:rPr>
          <w:lang w:val="es-PY"/>
        </w:rPr>
        <w:t>.</w:t>
      </w:r>
      <w:commentRangeEnd w:id="1277"/>
      <w:r>
        <w:rPr>
          <w:rStyle w:val="Refdecomentario"/>
        </w:rPr>
        <w:commentReference w:id="1277"/>
      </w:r>
    </w:p>
    <w:p w:rsidR="00C65AEA" w:rsidRDefault="00C65AEA" w:rsidP="00C65AEA">
      <w:pPr>
        <w:spacing w:after="0"/>
        <w:rPr>
          <w:lang w:val="es-PY"/>
        </w:rPr>
      </w:pPr>
    </w:p>
    <w:p w:rsidR="00C65AEA" w:rsidRDefault="00C65AEA" w:rsidP="00C65AEA">
      <w:pPr>
        <w:spacing w:after="0"/>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1280"/>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1280"/>
      <w:r>
        <w:rPr>
          <w:rStyle w:val="Refdecomentario"/>
        </w:rPr>
        <w:commentReference w:id="1280"/>
      </w:r>
    </w:p>
    <w:p w:rsidR="00C65AEA" w:rsidRPr="00A96FE8" w:rsidRDefault="00C65AEA" w:rsidP="00C65AEA">
      <w:pPr>
        <w:rPr>
          <w:b/>
        </w:rPr>
      </w:pPr>
      <w:commentRangeStart w:id="1281"/>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1281"/>
      <w:r>
        <w:rPr>
          <w:rStyle w:val="Refdecomentario"/>
        </w:rPr>
        <w:commentReference w:id="1281"/>
      </w:r>
    </w:p>
    <w:p w:rsidR="00C65AEA" w:rsidRDefault="00C65AEA" w:rsidP="00C65AEA">
      <w:r>
        <w:t xml:space="preserve"> </w:t>
      </w:r>
      <w:commentRangeStart w:id="1282"/>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1282"/>
      <w:r>
        <w:rPr>
          <w:rStyle w:val="Refdecomentario"/>
        </w:rPr>
        <w:commentReference w:id="1282"/>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1283"/>
      <w:r>
        <w:rPr>
          <w:b/>
          <w:bCs/>
          <w:lang w:val="es-PY"/>
        </w:rPr>
        <w:t>4.6</w:t>
      </w:r>
      <w:r w:rsidRPr="002E26B7">
        <w:rPr>
          <w:b/>
          <w:bCs/>
          <w:lang w:val="es-PY"/>
        </w:rPr>
        <w:t xml:space="preserve"> METAMARCADORES DE ACCELEO</w:t>
      </w:r>
      <w:commentRangeEnd w:id="1283"/>
      <w:r>
        <w:rPr>
          <w:rStyle w:val="Refdecomentario"/>
        </w:rPr>
        <w:commentReference w:id="1283"/>
      </w:r>
    </w:p>
    <w:p w:rsidR="00C65AEA" w:rsidRPr="002E26B7" w:rsidRDefault="00C65AEA" w:rsidP="00C65AEA">
      <w:pPr>
        <w:rPr>
          <w:lang w:val="es-PY"/>
        </w:rPr>
      </w:pPr>
      <w:r>
        <w:rPr>
          <w:bCs/>
          <w:lang w:val="es-PY"/>
        </w:rPr>
        <w:lastRenderedPageBreak/>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1284"/>
      <w:r w:rsidRPr="00812939">
        <w:rPr>
          <w:b/>
          <w:caps/>
        </w:rPr>
        <w:t xml:space="preserve"> 4.7 </w:t>
      </w:r>
      <w:r>
        <w:rPr>
          <w:b/>
          <w:caps/>
        </w:rPr>
        <w:t>Transformacion a codigo de los pim de moweba</w:t>
      </w:r>
      <w:r w:rsidRPr="00812939">
        <w:rPr>
          <w:b/>
          <w:caps/>
        </w:rPr>
        <w:t xml:space="preserve"> con Acceleo.</w:t>
      </w:r>
      <w:commentRangeEnd w:id="1284"/>
      <w:r>
        <w:rPr>
          <w:rStyle w:val="Refdecomentario"/>
        </w:rPr>
        <w:commentReference w:id="1284"/>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lastRenderedPageBreak/>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lastRenderedPageBreak/>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22"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1285"/>
      <w:r w:rsidRPr="0022365A">
        <w:rPr>
          <w:color w:val="000000" w:themeColor="text1"/>
        </w:rPr>
        <w:t xml:space="preserve">Figura </w:t>
      </w:r>
      <w:r w:rsidR="00F95A0F" w:rsidRPr="0022365A">
        <w:rPr>
          <w:color w:val="000000" w:themeColor="text1"/>
        </w:rPr>
        <w:fldChar w:fldCharType="begin"/>
      </w:r>
      <w:r w:rsidRPr="0022365A">
        <w:rPr>
          <w:color w:val="000000" w:themeColor="text1"/>
        </w:rPr>
        <w:instrText xml:space="preserve"> SEQ Figura \* ARABIC </w:instrText>
      </w:r>
      <w:r w:rsidR="00F95A0F" w:rsidRPr="0022365A">
        <w:rPr>
          <w:color w:val="000000" w:themeColor="text1"/>
        </w:rPr>
        <w:fldChar w:fldCharType="separate"/>
      </w:r>
      <w:ins w:id="1286" w:author="Ivan Lopez" w:date="2015-09-11T19:00:00Z">
        <w:r w:rsidR="00635E73">
          <w:rPr>
            <w:noProof/>
            <w:color w:val="000000" w:themeColor="text1"/>
          </w:rPr>
          <w:t>14</w:t>
        </w:r>
      </w:ins>
      <w:r w:rsidR="00F95A0F"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1285"/>
      <w:r>
        <w:rPr>
          <w:rStyle w:val="Refdecomentario"/>
          <w:b w:val="0"/>
          <w:bCs w:val="0"/>
          <w:color w:val="auto"/>
        </w:rPr>
        <w:commentReference w:id="1285"/>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lastRenderedPageBreak/>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3"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F95A0F" w:rsidRPr="001F12FC">
        <w:rPr>
          <w:color w:val="000000" w:themeColor="text1"/>
        </w:rPr>
        <w:fldChar w:fldCharType="begin"/>
      </w:r>
      <w:r w:rsidRPr="001F12FC">
        <w:rPr>
          <w:color w:val="000000" w:themeColor="text1"/>
        </w:rPr>
        <w:instrText xml:space="preserve"> SEQ Figura \* ARABIC </w:instrText>
      </w:r>
      <w:r w:rsidR="00F95A0F" w:rsidRPr="001F12FC">
        <w:rPr>
          <w:color w:val="000000" w:themeColor="text1"/>
        </w:rPr>
        <w:fldChar w:fldCharType="separate"/>
      </w:r>
      <w:ins w:id="1287" w:author="Ivan Lopez" w:date="2015-09-11T19:00:00Z">
        <w:r w:rsidR="00635E73">
          <w:rPr>
            <w:noProof/>
            <w:color w:val="000000" w:themeColor="text1"/>
          </w:rPr>
          <w:t>15</w:t>
        </w:r>
      </w:ins>
      <w:ins w:id="1288" w:author="marcazal" w:date="2015-09-08T07:16:00Z">
        <w:del w:id="1289" w:author="Ivan Lopez" w:date="2015-09-09T16:27:00Z">
          <w:r w:rsidR="00287A2D" w:rsidDel="00EB6D22">
            <w:rPr>
              <w:noProof/>
              <w:color w:val="000000" w:themeColor="text1"/>
            </w:rPr>
            <w:delText>12</w:delText>
          </w:r>
        </w:del>
      </w:ins>
      <w:del w:id="1290" w:author="Ivan Lopez" w:date="2015-09-09T16:27:00Z">
        <w:r w:rsidR="00520F35" w:rsidDel="00EB6D22">
          <w:rPr>
            <w:noProof/>
            <w:color w:val="000000" w:themeColor="text1"/>
          </w:rPr>
          <w:delText>10</w:delText>
        </w:r>
      </w:del>
      <w:r w:rsidR="00F95A0F"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4"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1291"/>
      <w:r w:rsidRPr="00BE2B38">
        <w:rPr>
          <w:color w:val="000000" w:themeColor="text1"/>
        </w:rPr>
        <w:t xml:space="preserve">Figura </w:t>
      </w:r>
      <w:r w:rsidR="00F95A0F" w:rsidRPr="00BE2B38">
        <w:rPr>
          <w:color w:val="000000" w:themeColor="text1"/>
        </w:rPr>
        <w:fldChar w:fldCharType="begin"/>
      </w:r>
      <w:r w:rsidRPr="00BE2B38">
        <w:rPr>
          <w:color w:val="000000" w:themeColor="text1"/>
        </w:rPr>
        <w:instrText xml:space="preserve"> SEQ Figura \* ARABIC </w:instrText>
      </w:r>
      <w:r w:rsidR="00F95A0F" w:rsidRPr="00BE2B38">
        <w:rPr>
          <w:color w:val="000000" w:themeColor="text1"/>
        </w:rPr>
        <w:fldChar w:fldCharType="separate"/>
      </w:r>
      <w:ins w:id="1292" w:author="Ivan Lopez" w:date="2015-09-11T19:00:00Z">
        <w:r w:rsidR="00635E73">
          <w:rPr>
            <w:noProof/>
            <w:color w:val="000000" w:themeColor="text1"/>
          </w:rPr>
          <w:t>16</w:t>
        </w:r>
      </w:ins>
      <w:ins w:id="1293" w:author="marcazal" w:date="2015-09-08T07:16:00Z">
        <w:del w:id="1294" w:author="Ivan Lopez" w:date="2015-09-09T16:27:00Z">
          <w:r w:rsidR="00287A2D" w:rsidDel="00EB6D22">
            <w:rPr>
              <w:noProof/>
              <w:color w:val="000000" w:themeColor="text1"/>
            </w:rPr>
            <w:delText>13</w:delText>
          </w:r>
        </w:del>
      </w:ins>
      <w:del w:id="1295" w:author="Ivan Lopez" w:date="2015-09-09T16:27:00Z">
        <w:r w:rsidR="00520F35" w:rsidDel="00EB6D22">
          <w:rPr>
            <w:noProof/>
            <w:color w:val="000000" w:themeColor="text1"/>
          </w:rPr>
          <w:delText>11</w:delText>
        </w:r>
      </w:del>
      <w:r w:rsidR="00F95A0F" w:rsidRPr="00BE2B38">
        <w:rPr>
          <w:color w:val="000000" w:themeColor="text1"/>
        </w:rPr>
        <w:fldChar w:fldCharType="end"/>
      </w:r>
      <w:r w:rsidRPr="00BE2B38">
        <w:rPr>
          <w:b w:val="0"/>
          <w:color w:val="000000" w:themeColor="text1"/>
        </w:rPr>
        <w:t xml:space="preserve"> Plantilla de transformación para el posicionamiento de elementos</w:t>
      </w:r>
      <w:commentRangeEnd w:id="1291"/>
      <w:r>
        <w:rPr>
          <w:rStyle w:val="Refdecomentario"/>
          <w:b w:val="0"/>
          <w:bCs w:val="0"/>
          <w:color w:val="auto"/>
        </w:rPr>
        <w:commentReference w:id="1291"/>
      </w:r>
    </w:p>
    <w:p w:rsidR="00C65AEA" w:rsidRDefault="00C65AEA" w:rsidP="00C65AEA">
      <w:pPr>
        <w:spacing w:after="0"/>
      </w:pPr>
    </w:p>
    <w:p w:rsidR="00C65AEA" w:rsidRDefault="00C65AEA" w:rsidP="00C65AEA">
      <w:pPr>
        <w:spacing w:after="0"/>
      </w:pPr>
    </w:p>
    <w:p w:rsidR="00C65AEA" w:rsidRDefault="00C65AEA" w:rsidP="00C65AEA">
      <w:pPr>
        <w:rPr>
          <w:ins w:id="1296" w:author="marcazal" w:date="2015-09-12T14:39:00Z"/>
          <w:b/>
          <w:caps/>
        </w:rPr>
      </w:pPr>
      <w:commentRangeStart w:id="1297"/>
      <w:r>
        <w:rPr>
          <w:b/>
          <w:caps/>
        </w:rPr>
        <w:t>4.8</w:t>
      </w:r>
      <w:r w:rsidRPr="00BE2B38">
        <w:rPr>
          <w:b/>
          <w:caps/>
        </w:rPr>
        <w:t xml:space="preserve"> </w:t>
      </w:r>
      <w:del w:id="1298" w:author="marcazal" w:date="2015-09-12T14:40:00Z">
        <w:r w:rsidRPr="00BE2B38" w:rsidDel="0090013F">
          <w:rPr>
            <w:b/>
            <w:caps/>
          </w:rPr>
          <w:delText xml:space="preserve">Conclusiones </w:delText>
        </w:r>
      </w:del>
      <w:commentRangeEnd w:id="1297"/>
      <w:ins w:id="1299" w:author="marcazal" w:date="2015-09-12T14:40:00Z">
        <w:r w:rsidR="0090013F">
          <w:rPr>
            <w:b/>
            <w:caps/>
          </w:rPr>
          <w:t>Resumen del capitulo</w:t>
        </w:r>
        <w:r w:rsidR="0090013F" w:rsidRPr="00BE2B38">
          <w:rPr>
            <w:b/>
            <w:caps/>
          </w:rPr>
          <w:t xml:space="preserve"> </w:t>
        </w:r>
      </w:ins>
      <w:r>
        <w:rPr>
          <w:rStyle w:val="Refdecomentario"/>
        </w:rPr>
        <w:commentReference w:id="1297"/>
      </w:r>
    </w:p>
    <w:p w:rsidR="0090013F" w:rsidRPr="00795985" w:rsidRDefault="0090013F" w:rsidP="0090013F">
      <w:pPr>
        <w:rPr>
          <w:lang w:val="es-PY"/>
        </w:rPr>
      </w:pPr>
      <w:commentRangeStart w:id="1300"/>
      <w:commentRangeStart w:id="1301"/>
      <w:r w:rsidRPr="00795985">
        <w:t>En</w:t>
      </w:r>
      <w:commentRangeEnd w:id="1300"/>
      <w:r w:rsidRPr="00795985">
        <w:rPr>
          <w:sz w:val="16"/>
          <w:szCs w:val="16"/>
        </w:rPr>
        <w:commentReference w:id="1300"/>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p>
    <w:p w:rsidR="0090013F" w:rsidRPr="00795985" w:rsidRDefault="0090013F" w:rsidP="0090013F">
      <w:pPr>
        <w:rPr>
          <w:lang w:val="es-PY"/>
        </w:rPr>
      </w:pPr>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xml:space="preserve">. En el perfil de contenido, se describió cada uno de los nuevos elementos agregados, con el detalle de cada uno de sus valores etiquetados, que son necesarios para expresar las características que van a tener los widgets, como así también el </w:t>
      </w:r>
      <w:r w:rsidRPr="00795985">
        <w:rPr>
          <w:lang w:val="es-PY"/>
        </w:rPr>
        <w:lastRenderedPageBreak/>
        <w:t>elemento de validación de campos. También se presentó el perfil de posicionamiento, en donde se mostró como se establecen las coordenadas de cada uno de los elementos.</w:t>
      </w:r>
    </w:p>
    <w:p w:rsidR="0090013F" w:rsidRPr="00795985" w:rsidDel="0090013F" w:rsidRDefault="0090013F" w:rsidP="0090013F">
      <w:pPr>
        <w:rPr>
          <w:del w:id="1302" w:author="marcazal" w:date="2015-09-12T14:39:00Z"/>
          <w:lang w:val="es-PY"/>
        </w:rPr>
      </w:pPr>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1301"/>
      <w:r w:rsidRPr="00795985">
        <w:rPr>
          <w:sz w:val="16"/>
          <w:szCs w:val="16"/>
        </w:rPr>
        <w:commentReference w:id="1301"/>
      </w:r>
    </w:p>
    <w:p w:rsidR="0090013F" w:rsidRPr="0090013F" w:rsidRDefault="0090013F" w:rsidP="00C65AEA">
      <w:pPr>
        <w:rPr>
          <w:b/>
          <w:caps/>
          <w:lang w:val="es-PY"/>
          <w:rPrChange w:id="1303" w:author="marcazal" w:date="2015-09-12T14:39:00Z">
            <w:rPr>
              <w:b/>
              <w:caps/>
            </w:rPr>
          </w:rPrChange>
        </w:rPr>
      </w:pP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arcazal" w:date="2015-08-19T08:31:00Z" w:initials="m">
    <w:p w:rsidR="007F2682" w:rsidRDefault="007F2682">
      <w:pPr>
        <w:pStyle w:val="Textocomentario"/>
      </w:pPr>
      <w:r>
        <w:rPr>
          <w:rStyle w:val="Refdecomentario"/>
        </w:rPr>
        <w:annotationRef/>
      </w:r>
      <w:r>
        <w:t>Ok</w:t>
      </w:r>
    </w:p>
  </w:comment>
  <w:comment w:id="4" w:author="Vaio" w:date="2015-06-17T00:26:00Z" w:initials="V">
    <w:p w:rsidR="007F2682" w:rsidRDefault="007F2682">
      <w:pPr>
        <w:pStyle w:val="Textocomentario"/>
      </w:pPr>
      <w:r>
        <w:rPr>
          <w:rStyle w:val="Refdecomentario"/>
        </w:rPr>
        <w:annotationRef/>
      </w:r>
      <w:r>
        <w:t>Sugiero separar Capítulo NNN del nombre mismo del capítulo</w:t>
      </w:r>
    </w:p>
  </w:comment>
  <w:comment w:id="6" w:author="marcazal" w:date="2015-08-18T23:31:00Z" w:initials="m">
    <w:p w:rsidR="007F2682" w:rsidRDefault="007F2682">
      <w:pPr>
        <w:pStyle w:val="Textocomentario"/>
      </w:pPr>
      <w:r>
        <w:rPr>
          <w:rStyle w:val="Refdecomentario"/>
        </w:rPr>
        <w:annotationRef/>
      </w:r>
      <w:r>
        <w:t>Ok</w:t>
      </w:r>
    </w:p>
  </w:comment>
  <w:comment w:id="7" w:author="Vaio" w:date="2015-06-17T00:26:00Z" w:initials="V">
    <w:p w:rsidR="007F2682" w:rsidRDefault="007F2682">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10" w:author="Vaio" w:date="2015-06-17T00:26:00Z" w:initials="V">
    <w:p w:rsidR="007F2682" w:rsidRDefault="007F2682">
      <w:pPr>
        <w:pStyle w:val="Textocomentario"/>
      </w:pPr>
      <w:r>
        <w:rPr>
          <w:rStyle w:val="Refdecomentario"/>
        </w:rPr>
        <w:annotationRef/>
      </w:r>
      <w:r>
        <w:t xml:space="preserve">Creo que aquí se debe aclarar que se habla de </w:t>
      </w:r>
      <w:proofErr w:type="spellStart"/>
      <w:r>
        <w:t>widgtes</w:t>
      </w:r>
      <w:proofErr w:type="spellEnd"/>
      <w:r>
        <w:t xml:space="preserve"> RIA</w:t>
      </w:r>
    </w:p>
  </w:comment>
  <w:comment w:id="11" w:author="marcazal" w:date="2015-08-19T08:38:00Z" w:initials="m">
    <w:p w:rsidR="007F2682" w:rsidRDefault="007F2682">
      <w:pPr>
        <w:pStyle w:val="Textocomentario"/>
      </w:pPr>
      <w:r>
        <w:rPr>
          <w:rStyle w:val="Refdecomentario"/>
        </w:rPr>
        <w:annotationRef/>
      </w:r>
      <w:r>
        <w:t>ok</w:t>
      </w:r>
    </w:p>
  </w:comment>
  <w:comment w:id="39" w:author="Vaio" w:date="2015-06-17T00:26:00Z" w:initials="V">
    <w:p w:rsidR="007F2682" w:rsidRDefault="007F2682">
      <w:pPr>
        <w:pStyle w:val="Textocomentario"/>
      </w:pPr>
      <w:r>
        <w:rPr>
          <w:rStyle w:val="Refdecomentario"/>
        </w:rPr>
        <w:annotationRef/>
      </w:r>
      <w:r>
        <w:t>Para tener en cuenta en todo el libro: no usar punto final en los títulos</w:t>
      </w:r>
    </w:p>
  </w:comment>
  <w:comment w:id="37" w:author="Vaio" w:date="2015-06-17T00:26:00Z" w:initials="V">
    <w:p w:rsidR="007F2682" w:rsidRDefault="007F2682">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w:t>
      </w:r>
      <w:proofErr w:type="spellStart"/>
      <w:r>
        <w:t>contastes</w:t>
      </w:r>
      <w:proofErr w:type="spellEnd"/>
      <w:r>
        <w:t xml:space="preserve"> hace notar tu contribución. </w:t>
      </w:r>
    </w:p>
  </w:comment>
  <w:comment w:id="38" w:author="marcazal" w:date="2015-08-19T08:41:00Z" w:initials="m">
    <w:p w:rsidR="007F2682" w:rsidRDefault="007F2682">
      <w:pPr>
        <w:pStyle w:val="Textocomentario"/>
      </w:pPr>
      <w:r>
        <w:rPr>
          <w:rStyle w:val="Refdecomentario"/>
        </w:rPr>
        <w:annotationRef/>
      </w:r>
      <w:r>
        <w:t>Listo</w:t>
      </w:r>
    </w:p>
  </w:comment>
  <w:comment w:id="41" w:author="Vaio" w:date="2015-06-17T00:26:00Z" w:initials="V">
    <w:p w:rsidR="007F2682" w:rsidRDefault="007F2682"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7F2682" w:rsidRDefault="007F2682" w:rsidP="00E71215">
      <w:pPr>
        <w:pStyle w:val="Textocomentario"/>
      </w:pPr>
    </w:p>
    <w:p w:rsidR="007F2682" w:rsidRDefault="007F2682" w:rsidP="00E71215">
      <w:pPr>
        <w:pStyle w:val="Textocomentario"/>
      </w:pPr>
      <w:r>
        <w:t>Deberías usar referencias cruzadas para referirte a figuras, tablas u otras secciones o capítulos del documento.</w:t>
      </w:r>
    </w:p>
  </w:comment>
  <w:comment w:id="42" w:author="marcazal" w:date="2015-08-19T08:42:00Z" w:initials="m">
    <w:p w:rsidR="007F2682" w:rsidRDefault="007F2682">
      <w:pPr>
        <w:pStyle w:val="Textocomentario"/>
      </w:pPr>
      <w:r>
        <w:rPr>
          <w:rStyle w:val="Refdecomentario"/>
        </w:rPr>
        <w:annotationRef/>
      </w:r>
      <w:r>
        <w:t>Listo</w:t>
      </w:r>
    </w:p>
  </w:comment>
  <w:comment w:id="127" w:author="Vaio" w:date="2015-06-17T00:26:00Z" w:initials="V">
    <w:p w:rsidR="007F2682" w:rsidRDefault="007F2682">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w:t>
      </w:r>
      <w:proofErr w:type="spellStart"/>
      <w:r>
        <w:t>inlcuya</w:t>
      </w:r>
      <w:proofErr w:type="spellEnd"/>
      <w:r>
        <w:t xml:space="preserve"> los elementos en azul. Agregar una descripción general del </w:t>
      </w:r>
      <w:proofErr w:type="spellStart"/>
      <w:r>
        <w:t>metamodelo</w:t>
      </w:r>
      <w:proofErr w:type="spellEnd"/>
      <w:r>
        <w:t xml:space="preserve"> original (qué representa cada elemento). </w:t>
      </w:r>
    </w:p>
    <w:p w:rsidR="007F2682" w:rsidRDefault="007F2682">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28" w:author="marcazal" w:date="2015-06-23T14:52:00Z" w:initials="m">
    <w:p w:rsidR="007F2682" w:rsidRDefault="007F2682">
      <w:pPr>
        <w:pStyle w:val="Textocomentario"/>
      </w:pPr>
      <w:r>
        <w:rPr>
          <w:rStyle w:val="Refdecomentario"/>
        </w:rPr>
        <w:annotationRef/>
      </w:r>
      <w:r>
        <w:t>Ahora ya agregue esto en el capítulo 2</w:t>
      </w:r>
    </w:p>
  </w:comment>
  <w:comment w:id="138" w:author="Vaio" w:date="2015-06-17T00:26:00Z" w:initials="V">
    <w:p w:rsidR="007F2682" w:rsidRDefault="007F2682">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39" w:author="marcazal" w:date="2015-06-20T03:29:00Z" w:initials="m">
    <w:p w:rsidR="007F2682" w:rsidRDefault="007F2682">
      <w:pPr>
        <w:pStyle w:val="Textocomentario"/>
      </w:pPr>
      <w:r>
        <w:rPr>
          <w:rStyle w:val="Refdecomentario"/>
        </w:rPr>
        <w:annotationRef/>
      </w:r>
      <w:r>
        <w:t>En realidad me confundí con posicionamiento. Se llama estructura</w:t>
      </w:r>
    </w:p>
  </w:comment>
  <w:comment w:id="194" w:author="Vaio" w:date="2015-06-17T00:26:00Z" w:initials="V">
    <w:p w:rsidR="007F2682" w:rsidRDefault="007F2682">
      <w:pPr>
        <w:pStyle w:val="Textocomentario"/>
      </w:pPr>
      <w:r>
        <w:rPr>
          <w:rStyle w:val="Refdecomentario"/>
        </w:rPr>
        <w:annotationRef/>
      </w:r>
      <w:r>
        <w:t xml:space="preserve">Se debería explicar qué son los </w:t>
      </w:r>
      <w:proofErr w:type="spellStart"/>
      <w:r>
        <w:t>elemetnos</w:t>
      </w:r>
      <w:proofErr w:type="spellEnd"/>
      <w:r>
        <w:t xml:space="preserve"> de entrada, salida y de control. </w:t>
      </w:r>
    </w:p>
  </w:comment>
  <w:comment w:id="305" w:author="Vaio" w:date="2015-09-07T09:56:00Z" w:initials="V">
    <w:p w:rsidR="007F2682" w:rsidRDefault="007F2682" w:rsidP="00DB73E6">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7F2682" w:rsidRDefault="007F2682" w:rsidP="00DB73E6">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314" w:author="Vaio" w:date="2015-06-23T16:13:00Z" w:initials="V">
    <w:p w:rsidR="007F2682" w:rsidRDefault="007F2682"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351" w:author="Vaio" w:date="2015-06-23T16:13:00Z" w:initials="V">
    <w:p w:rsidR="007F2682" w:rsidRDefault="007F2682" w:rsidP="00865E0E">
      <w:pPr>
        <w:pStyle w:val="Textocomentario"/>
      </w:pPr>
      <w:r>
        <w:rPr>
          <w:rStyle w:val="Refdecomentario"/>
        </w:rPr>
        <w:annotationRef/>
      </w:r>
      <w:r>
        <w:t xml:space="preserve">Falta explicar qué es el diccionario de sugerencias. </w:t>
      </w:r>
    </w:p>
  </w:comment>
  <w:comment w:id="352" w:author="Vaio" w:date="2015-06-23T16:13:00Z" w:initials="V">
    <w:p w:rsidR="007F2682" w:rsidRDefault="007F2682" w:rsidP="00865E0E">
      <w:pPr>
        <w:pStyle w:val="Textocomentario"/>
      </w:pPr>
      <w:r>
        <w:rPr>
          <w:rStyle w:val="Refdecomentario"/>
        </w:rPr>
        <w:annotationRef/>
      </w:r>
      <w:r>
        <w:t>Tal vez sería interesante usar otro separador, ya que la coma se usa muy frecuentemente en textos</w:t>
      </w:r>
    </w:p>
  </w:comment>
  <w:comment w:id="405" w:author="Vaio" w:date="2015-06-23T16:13:00Z" w:initials="V">
    <w:p w:rsidR="007F2682" w:rsidRDefault="007F2682" w:rsidP="00865E0E">
      <w:pPr>
        <w:pStyle w:val="Textocomentario"/>
      </w:pPr>
      <w:r>
        <w:rPr>
          <w:rStyle w:val="Refdecomentario"/>
        </w:rPr>
        <w:annotationRef/>
      </w:r>
      <w:r>
        <w:t xml:space="preserve">Se pueden listar con asteriscos uno debajo de otro y dar ejemplos de cada uno. </w:t>
      </w:r>
    </w:p>
  </w:comment>
  <w:comment w:id="483" w:author="Vaio" w:date="2015-06-23T16:13:00Z" w:initials="V">
    <w:p w:rsidR="007F2682" w:rsidRDefault="007F2682" w:rsidP="00865E0E">
      <w:pPr>
        <w:pStyle w:val="Textocomentario"/>
      </w:pPr>
      <w:r>
        <w:rPr>
          <w:rStyle w:val="Refdecomentario"/>
        </w:rPr>
        <w:annotationRef/>
      </w:r>
      <w:r>
        <w:t xml:space="preserve">no sería mejor poner </w:t>
      </w:r>
      <w:proofErr w:type="spellStart"/>
      <w:r>
        <w:t>richdatepicker</w:t>
      </w:r>
      <w:proofErr w:type="spellEnd"/>
      <w:r>
        <w:t>?</w:t>
      </w:r>
    </w:p>
  </w:comment>
  <w:comment w:id="682" w:author="Vaio" w:date="2015-06-23T16:13:00Z" w:initials="V">
    <w:p w:rsidR="007F2682" w:rsidRDefault="007F2682"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683" w:author="marcazal" w:date="2015-06-23T16:13:00Z" w:initials="m">
    <w:p w:rsidR="007F2682" w:rsidRDefault="007F2682"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733" w:author="Vaio" w:date="2015-06-23T16:13:00Z" w:initials="V">
    <w:p w:rsidR="007F2682" w:rsidRDefault="007F2682" w:rsidP="00865E0E">
      <w:pPr>
        <w:pStyle w:val="Textocomentario"/>
      </w:pPr>
      <w:r>
        <w:rPr>
          <w:rStyle w:val="Refdecomentario"/>
        </w:rPr>
        <w:annotationRef/>
      </w:r>
      <w:r>
        <w:t xml:space="preserve">panel no aparece en el </w:t>
      </w:r>
      <w:proofErr w:type="spellStart"/>
      <w:r>
        <w:t>profile</w:t>
      </w:r>
      <w:proofErr w:type="spellEnd"/>
      <w:r>
        <w:t xml:space="preserve">. </w:t>
      </w:r>
    </w:p>
    <w:p w:rsidR="007F2682" w:rsidRDefault="007F2682"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734" w:author="marcazal" w:date="2015-09-07T15:48:00Z" w:initials="m">
    <w:p w:rsidR="007F2682" w:rsidRDefault="007F2682" w:rsidP="00865E0E">
      <w:pPr>
        <w:pStyle w:val="Textocomentario"/>
      </w:pPr>
      <w:r>
        <w:rPr>
          <w:rStyle w:val="Refdecomentario"/>
        </w:rPr>
        <w:annotationRef/>
      </w:r>
      <w:r>
        <w:t>Listo</w:t>
      </w:r>
    </w:p>
  </w:comment>
  <w:comment w:id="735" w:author="Vaio" w:date="2015-06-23T16:13:00Z" w:initials="V">
    <w:p w:rsidR="007F2682" w:rsidRDefault="007F2682" w:rsidP="00865E0E">
      <w:pPr>
        <w:pStyle w:val="Textocomentario"/>
      </w:pPr>
      <w:r>
        <w:rPr>
          <w:rStyle w:val="Refdecomentario"/>
        </w:rPr>
        <w:annotationRef/>
      </w:r>
      <w:r>
        <w:t xml:space="preserve">No entiendo  esta parte ... de qué diagrama de clases se habla aquí? </w:t>
      </w:r>
    </w:p>
  </w:comment>
  <w:comment w:id="739" w:author="Vaio" w:date="2015-06-23T16:13:00Z" w:initials="V">
    <w:p w:rsidR="007F2682" w:rsidRDefault="007F2682" w:rsidP="00865E0E">
      <w:pPr>
        <w:pStyle w:val="Textocomentario"/>
      </w:pPr>
      <w:r>
        <w:rPr>
          <w:rStyle w:val="Refdecomentario"/>
        </w:rPr>
        <w:annotationRef/>
      </w:r>
      <w:r>
        <w:t xml:space="preserve">de un panel o de un </w:t>
      </w:r>
      <w:proofErr w:type="spellStart"/>
      <w:r>
        <w:t>richAccordion</w:t>
      </w:r>
      <w:proofErr w:type="spellEnd"/>
      <w:r>
        <w:t>?</w:t>
      </w:r>
    </w:p>
  </w:comment>
  <w:comment w:id="843" w:author="Vaio" w:date="2015-06-17T00:51:00Z" w:initials="V">
    <w:p w:rsidR="007F2682" w:rsidRDefault="007F2682">
      <w:pPr>
        <w:pStyle w:val="Textocomentario"/>
      </w:pPr>
      <w:r>
        <w:rPr>
          <w:rStyle w:val="Refdecomentario"/>
        </w:rPr>
        <w:annotationRef/>
      </w:r>
      <w:r>
        <w:t xml:space="preserve">En la sección de </w:t>
      </w:r>
      <w:proofErr w:type="spellStart"/>
      <w:r>
        <w:t>moweba</w:t>
      </w:r>
      <w:proofErr w:type="spellEnd"/>
      <w:r>
        <w:t xml:space="preserve"> se puede mostrar el </w:t>
      </w:r>
      <w:proofErr w:type="spellStart"/>
      <w:r>
        <w:t>profile</w:t>
      </w:r>
      <w:proofErr w:type="spellEnd"/>
      <w:r>
        <w:t xml:space="preserve"> original, y explicarlo. </w:t>
      </w:r>
    </w:p>
    <w:p w:rsidR="007F2682" w:rsidRDefault="007F2682">
      <w:pPr>
        <w:pStyle w:val="Textocomentario"/>
      </w:pPr>
      <w:r>
        <w:t xml:space="preserve">En esta sección se muestra el </w:t>
      </w:r>
      <w:proofErr w:type="spellStart"/>
      <w:r>
        <w:t>profile</w:t>
      </w:r>
      <w:proofErr w:type="spellEnd"/>
      <w:r>
        <w:t xml:space="preserve"> extendido y se explican sólo las extensiones. </w:t>
      </w:r>
    </w:p>
  </w:comment>
  <w:comment w:id="844" w:author="Ivan Lopez" w:date="2015-09-11T14:52:00Z" w:initials="IL">
    <w:p w:rsidR="007F2682" w:rsidRDefault="007F2682">
      <w:pPr>
        <w:pStyle w:val="Textocomentario"/>
      </w:pPr>
      <w:r>
        <w:rPr>
          <w:rStyle w:val="Refdecomentario"/>
        </w:rPr>
        <w:annotationRef/>
      </w:r>
      <w:r>
        <w:t>Listo en el capitulo3</w:t>
      </w:r>
    </w:p>
  </w:comment>
  <w:comment w:id="862" w:author="Vaio" w:date="2015-06-17T00:34:00Z" w:initials="V">
    <w:p w:rsidR="007F2682" w:rsidRDefault="007F2682">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863" w:author="marcazal" w:date="2015-06-20T17:12:00Z" w:initials="m">
    <w:p w:rsidR="007F2682" w:rsidRDefault="007F2682">
      <w:pPr>
        <w:pStyle w:val="Textocomentario"/>
      </w:pPr>
      <w:r>
        <w:rPr>
          <w:rStyle w:val="Refdecomentario"/>
        </w:rPr>
        <w:annotationRef/>
      </w:r>
      <w:r>
        <w:t>Corregido</w:t>
      </w:r>
    </w:p>
  </w:comment>
  <w:comment w:id="874" w:author="Vaio" w:date="2015-06-17T00:37:00Z" w:initials="V">
    <w:p w:rsidR="007F2682" w:rsidRDefault="007F2682">
      <w:pPr>
        <w:pStyle w:val="Textocomentario"/>
      </w:pPr>
      <w:r>
        <w:rPr>
          <w:rStyle w:val="Refdecomentario"/>
        </w:rPr>
        <w:annotationRef/>
      </w:r>
      <w:r>
        <w:t xml:space="preserve">OJO para usar referencias de color ... </w:t>
      </w:r>
    </w:p>
  </w:comment>
  <w:comment w:id="875" w:author="Ivan Lopez" w:date="2015-09-11T14:53:00Z" w:initials="IL">
    <w:p w:rsidR="007F2682" w:rsidRDefault="007F2682">
      <w:pPr>
        <w:pStyle w:val="Textocomentario"/>
      </w:pPr>
      <w:r>
        <w:rPr>
          <w:rStyle w:val="Refdecomentario"/>
        </w:rPr>
        <w:annotationRef/>
      </w:r>
      <w:r>
        <w:t>Se utiliza la convención establecida de la sección anterior.</w:t>
      </w:r>
    </w:p>
  </w:comment>
  <w:comment w:id="876" w:author="Vaio" w:date="2015-06-17T00:52:00Z" w:initials="V">
    <w:p w:rsidR="007F2682" w:rsidRDefault="007F2682">
      <w:pPr>
        <w:pStyle w:val="Textocomentario"/>
      </w:pPr>
      <w:r>
        <w:rPr>
          <w:rStyle w:val="Refdecomentario"/>
        </w:rPr>
        <w:annotationRef/>
      </w:r>
      <w:r>
        <w:t xml:space="preserve">Explicar los conceptos de </w:t>
      </w:r>
      <w:proofErr w:type="spellStart"/>
      <w:r>
        <w:t>class</w:t>
      </w:r>
      <w:proofErr w:type="spellEnd"/>
      <w:r>
        <w:t xml:space="preserve"> y </w:t>
      </w:r>
      <w:proofErr w:type="spellStart"/>
      <w:r>
        <w:t>property</w:t>
      </w:r>
      <w:proofErr w:type="spellEnd"/>
      <w:r>
        <w:t xml:space="preserve">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7F2682" w:rsidRDefault="007F2682">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882" w:author="Vaio" w:date="2015-06-17T00:53:00Z" w:initials="V">
    <w:p w:rsidR="007F2682" w:rsidRDefault="007F2682">
      <w:pPr>
        <w:pStyle w:val="Textocomentario"/>
      </w:pPr>
      <w:r>
        <w:rPr>
          <w:rStyle w:val="Refdecomentario"/>
        </w:rPr>
        <w:annotationRef/>
      </w:r>
      <w:r>
        <w:t xml:space="preserve">Lo que viene a continuación se debería mudar a la sección anterior. </w:t>
      </w:r>
    </w:p>
    <w:p w:rsidR="007F2682" w:rsidRDefault="007F2682">
      <w:pPr>
        <w:pStyle w:val="Textocomentario"/>
      </w:pPr>
      <w:r>
        <w:t xml:space="preserve">En esta sección simplemente vas a contar que extendiste el </w:t>
      </w:r>
      <w:proofErr w:type="spellStart"/>
      <w:r>
        <w:t>profile</w:t>
      </w:r>
      <w:proofErr w:type="spellEnd"/>
      <w:r>
        <w:t xml:space="preserve">, y para qué sirve eso. </w:t>
      </w:r>
    </w:p>
  </w:comment>
  <w:comment w:id="904" w:author="Vaio" w:date="2015-06-17T01:16:00Z" w:initials="V">
    <w:p w:rsidR="007F2682" w:rsidRDefault="007F2682">
      <w:pPr>
        <w:pStyle w:val="Textocomentario"/>
      </w:pPr>
      <w:r>
        <w:rPr>
          <w:rStyle w:val="Refdecomentario"/>
        </w:rPr>
        <w:annotationRef/>
      </w:r>
      <w:r>
        <w:t xml:space="preserve">Tengo varias inquietudes con respecto a este </w:t>
      </w:r>
      <w:proofErr w:type="spellStart"/>
      <w:r>
        <w:t>profile</w:t>
      </w:r>
      <w:proofErr w:type="spellEnd"/>
      <w:r>
        <w:t xml:space="preserve">: </w:t>
      </w:r>
    </w:p>
    <w:p w:rsidR="007F2682" w:rsidRDefault="007F2682">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7F2682" w:rsidRDefault="007F2682">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7F2682" w:rsidRDefault="007F2682">
      <w:pPr>
        <w:pStyle w:val="Textocomentario"/>
      </w:pPr>
      <w:r>
        <w:t xml:space="preserve">* Aquí si aparece </w:t>
      </w:r>
      <w:proofErr w:type="spellStart"/>
      <w:r>
        <w:t>table</w:t>
      </w:r>
      <w:proofErr w:type="spellEnd"/>
      <w:r>
        <w:t xml:space="preserve">, pero no aparece panel. </w:t>
      </w:r>
    </w:p>
    <w:p w:rsidR="007F2682" w:rsidRDefault="007F2682">
      <w:pPr>
        <w:pStyle w:val="Textocomentario"/>
      </w:pPr>
      <w:r>
        <w:t xml:space="preserve">* </w:t>
      </w:r>
      <w:proofErr w:type="spellStart"/>
      <w:r>
        <w:t>RichToolTip</w:t>
      </w:r>
      <w:proofErr w:type="spellEnd"/>
      <w:r>
        <w:t xml:space="preserve"> no está relacionado a los elementos de entrada/salida/control. </w:t>
      </w:r>
    </w:p>
    <w:p w:rsidR="007F2682" w:rsidRDefault="007F2682">
      <w:pPr>
        <w:pStyle w:val="Textocomentario"/>
      </w:pPr>
      <w:r>
        <w:t xml:space="preserve">* Verificar bien que haya coherencia con el </w:t>
      </w:r>
      <w:proofErr w:type="spellStart"/>
      <w:r>
        <w:t>metamodelo</w:t>
      </w:r>
      <w:proofErr w:type="spellEnd"/>
      <w:r>
        <w:t xml:space="preserve">, o bien explicar los porqués de las diferencias. </w:t>
      </w:r>
    </w:p>
  </w:comment>
  <w:comment w:id="905" w:author="marcazal" w:date="2015-06-20T17:20:00Z" w:initials="m">
    <w:p w:rsidR="007F2682" w:rsidRDefault="007F2682">
      <w:pPr>
        <w:pStyle w:val="Textocomentario"/>
      </w:pPr>
      <w:r>
        <w:rPr>
          <w:rStyle w:val="Refdecomentario"/>
        </w:rPr>
        <w:annotationRef/>
      </w:r>
    </w:p>
    <w:p w:rsidR="007F2682" w:rsidRDefault="007F2682">
      <w:pPr>
        <w:pStyle w:val="Textocomentario"/>
      </w:pPr>
      <w:r>
        <w:t xml:space="preserve">-Se agregaron al perfil extendido las clasificaciones </w:t>
      </w:r>
      <w:proofErr w:type="spellStart"/>
      <w:r>
        <w:t>imput</w:t>
      </w:r>
      <w:proofErr w:type="spellEnd"/>
      <w:r>
        <w:t>/output y control.</w:t>
      </w:r>
    </w:p>
    <w:p w:rsidR="007F2682" w:rsidRDefault="007F2682">
      <w:pPr>
        <w:pStyle w:val="Textocomentario"/>
      </w:pPr>
      <w:r>
        <w:t xml:space="preserve">-Panel se ha eliminado del </w:t>
      </w:r>
      <w:proofErr w:type="spellStart"/>
      <w:r>
        <w:t>metamodelo</w:t>
      </w:r>
      <w:proofErr w:type="spellEnd"/>
      <w:r>
        <w:t xml:space="preserve"> y no se agregará al perfil</w:t>
      </w:r>
    </w:p>
  </w:comment>
  <w:comment w:id="1024" w:author="Vaio" w:date="2015-06-23T17:39:00Z" w:initials="V">
    <w:p w:rsidR="007F2682" w:rsidRDefault="007F2682"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7F2682" w:rsidRDefault="007F2682" w:rsidP="00795985">
      <w:pPr>
        <w:pStyle w:val="Textocomentario"/>
      </w:pPr>
      <w:r>
        <w:t xml:space="preserve">Si esto ya se describió en otro capítulo, entonces recordar aquí la referencia de donde se puede ver la descripción. </w:t>
      </w:r>
    </w:p>
    <w:p w:rsidR="007F2682" w:rsidRDefault="007F2682" w:rsidP="00795985">
      <w:pPr>
        <w:pStyle w:val="Textocomentario"/>
      </w:pPr>
    </w:p>
  </w:comment>
  <w:comment w:id="1070" w:author="Vaio" w:date="2015-06-23T17:39:00Z" w:initials="V">
    <w:p w:rsidR="007F2682" w:rsidRDefault="007F2682" w:rsidP="00795985">
      <w:pPr>
        <w:pStyle w:val="Textocomentario"/>
      </w:pPr>
      <w:r>
        <w:rPr>
          <w:rStyle w:val="Refdecomentario"/>
        </w:rPr>
        <w:annotationRef/>
      </w:r>
      <w:r>
        <w:t xml:space="preserve">Creo que no es necesario poner esto aquí … describir sólo lo que sí está en el ejemplo. </w:t>
      </w:r>
    </w:p>
  </w:comment>
  <w:comment w:id="1232" w:author="Vaio" w:date="2015-06-23T17:39:00Z" w:initials="V">
    <w:p w:rsidR="007F2682" w:rsidRDefault="007F2682"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7F2682" w:rsidRDefault="007F2682" w:rsidP="00795985">
      <w:pPr>
        <w:pStyle w:val="Textocomentario"/>
        <w:numPr>
          <w:ilvl w:val="0"/>
          <w:numId w:val="2"/>
        </w:numPr>
      </w:pPr>
      <w:r>
        <w:t xml:space="preserve">Campo clave del formulario de ingreso: explicación … </w:t>
      </w:r>
    </w:p>
    <w:p w:rsidR="007F2682" w:rsidRDefault="007F2682" w:rsidP="00795985">
      <w:pPr>
        <w:pStyle w:val="Textocomentario"/>
        <w:numPr>
          <w:ilvl w:val="0"/>
          <w:numId w:val="2"/>
        </w:numPr>
      </w:pPr>
      <w:r>
        <w:t xml:space="preserve">Algo: </w:t>
      </w:r>
      <w:proofErr w:type="spellStart"/>
      <w:r>
        <w:t>explicaicón</w:t>
      </w:r>
      <w:proofErr w:type="spellEnd"/>
      <w:r>
        <w:t xml:space="preserve">, </w:t>
      </w:r>
    </w:p>
    <w:p w:rsidR="007F2682" w:rsidRDefault="007F2682" w:rsidP="00795985">
      <w:pPr>
        <w:pStyle w:val="Textocomentario"/>
        <w:numPr>
          <w:ilvl w:val="0"/>
          <w:numId w:val="2"/>
        </w:numPr>
      </w:pPr>
      <w:r>
        <w:t>Algo: explicación</w:t>
      </w:r>
    </w:p>
    <w:p w:rsidR="007F2682" w:rsidRDefault="007F2682" w:rsidP="00795985">
      <w:pPr>
        <w:pStyle w:val="Textocomentario"/>
        <w:numPr>
          <w:ilvl w:val="0"/>
          <w:numId w:val="2"/>
        </w:numPr>
      </w:pPr>
      <w:r>
        <w:t xml:space="preserve">Etc. </w:t>
      </w:r>
    </w:p>
    <w:p w:rsidR="007F2682" w:rsidRDefault="007F2682" w:rsidP="00795985">
      <w:pPr>
        <w:pStyle w:val="Textocomentario"/>
      </w:pPr>
      <w:r>
        <w:t xml:space="preserve">Entonces, después, sobre las figuras 5 y 6 se va poder poner unos recuadros y asignar en cada recuadro la letra correspondiente de la extensión … </w:t>
      </w:r>
    </w:p>
  </w:comment>
  <w:comment w:id="1242" w:author="Vaio" w:date="2015-09-11T19:42:00Z" w:initials="V">
    <w:p w:rsidR="007F2682" w:rsidRDefault="007F2682" w:rsidP="00795985">
      <w:pPr>
        <w:pStyle w:val="Textocomentario"/>
      </w:pPr>
      <w:r>
        <w:rPr>
          <w:rStyle w:val="Refdecomentario"/>
        </w:rPr>
        <w:annotationRef/>
      </w:r>
      <w:r>
        <w:t xml:space="preserve">Algunos comentarios al analizar esta figura: </w:t>
      </w:r>
    </w:p>
    <w:p w:rsidR="007F2682" w:rsidRDefault="007F2682"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7F2682" w:rsidRDefault="007F2682" w:rsidP="001E2D0A">
      <w:pPr>
        <w:pStyle w:val="Textocomentario"/>
      </w:pPr>
    </w:p>
    <w:p w:rsidR="007F2682" w:rsidRDefault="007F2682"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7F2682" w:rsidRDefault="007F2682" w:rsidP="001E2D0A">
      <w:pPr>
        <w:pStyle w:val="Textocomentario"/>
      </w:pPr>
    </w:p>
    <w:p w:rsidR="007F2682" w:rsidRDefault="007F2682"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1243" w:author="Vaio" w:date="2015-06-23T17:39:00Z" w:initials="V">
    <w:p w:rsidR="007F2682" w:rsidRDefault="007F2682" w:rsidP="00795985">
      <w:pPr>
        <w:pStyle w:val="Textocomentario"/>
      </w:pPr>
      <w:r>
        <w:rPr>
          <w:rStyle w:val="Refdecomentario"/>
        </w:rPr>
        <w:annotationRef/>
      </w:r>
      <w:r>
        <w:t xml:space="preserve">Creo que sería mejor hacer una figura que ocupe toda la página, porque así no se puede leer. </w:t>
      </w:r>
    </w:p>
    <w:p w:rsidR="007F2682" w:rsidRDefault="007F2682" w:rsidP="00795985">
      <w:pPr>
        <w:pStyle w:val="Textocomentario"/>
      </w:pPr>
      <w:r>
        <w:t xml:space="preserve">Lo mismo para la figura del </w:t>
      </w:r>
      <w:proofErr w:type="spellStart"/>
      <w:r>
        <w:t>metamodelo</w:t>
      </w:r>
      <w:proofErr w:type="spellEnd"/>
      <w:r>
        <w:t xml:space="preserve"> y del perfil. </w:t>
      </w:r>
    </w:p>
  </w:comment>
  <w:comment w:id="1276" w:author="magali" w:date="2015-06-21T23:57:00Z" w:initials="m">
    <w:p w:rsidR="007F2682" w:rsidRDefault="007F2682" w:rsidP="00C65AEA">
      <w:pPr>
        <w:pStyle w:val="Textocomentario"/>
      </w:pPr>
      <w:r>
        <w:rPr>
          <w:rStyle w:val="Refdecomentario"/>
        </w:rPr>
        <w:annotationRef/>
      </w:r>
      <w:r>
        <w:t>Mejorar esta frase, problema de concordancia</w:t>
      </w:r>
    </w:p>
  </w:comment>
  <w:comment w:id="1277" w:author="magali" w:date="2015-06-21T23:57:00Z" w:initials="m">
    <w:p w:rsidR="007F2682" w:rsidRDefault="007F2682" w:rsidP="00C65AEA">
      <w:pPr>
        <w:pStyle w:val="Textocomentario"/>
      </w:pPr>
      <w:r>
        <w:rPr>
          <w:rStyle w:val="Refdecomentario"/>
        </w:rPr>
        <w:annotationRef/>
      </w:r>
      <w:r>
        <w:t>Creo que no es necesario colocar esto.. sólo mencionarlos en el momento en que presentas algo propuesto por ellos</w:t>
      </w:r>
    </w:p>
    <w:p w:rsidR="007F2682" w:rsidRDefault="007F2682" w:rsidP="00C65AEA">
      <w:pPr>
        <w:pStyle w:val="Textocomentario"/>
      </w:pPr>
    </w:p>
  </w:comment>
  <w:comment w:id="1280" w:author="magali" w:date="2015-06-21T23:57:00Z" w:initials="m">
    <w:p w:rsidR="007F2682" w:rsidRDefault="007F2682" w:rsidP="00C65AEA">
      <w:pPr>
        <w:pStyle w:val="Textocomentario"/>
      </w:pPr>
      <w:r>
        <w:rPr>
          <w:rStyle w:val="Refdecomentario"/>
        </w:rPr>
        <w:annotationRef/>
      </w:r>
      <w:r>
        <w:t>Esto sí debería estar en este capítulo, lo anterior creo que puede ir al capítulo en donde hablas sobre MDSE</w:t>
      </w:r>
    </w:p>
  </w:comment>
  <w:comment w:id="1281" w:author="magali" w:date="2015-06-21T23:57:00Z" w:initials="m">
    <w:p w:rsidR="007F2682" w:rsidRDefault="007F2682" w:rsidP="00C65AEA">
      <w:pPr>
        <w:pStyle w:val="Textocomentario"/>
      </w:pPr>
      <w:r>
        <w:rPr>
          <w:rStyle w:val="Refdecomentario"/>
        </w:rPr>
        <w:annotationRef/>
      </w:r>
      <w:r>
        <w:t>Queda en el capítulo</w:t>
      </w:r>
    </w:p>
  </w:comment>
  <w:comment w:id="1282" w:author="magali" w:date="2015-06-21T23:57:00Z" w:initials="m">
    <w:p w:rsidR="007F2682" w:rsidRDefault="007F2682" w:rsidP="00C65AEA">
      <w:pPr>
        <w:pStyle w:val="Textocomentario"/>
      </w:pPr>
      <w:r>
        <w:rPr>
          <w:rStyle w:val="Refdecomentario"/>
        </w:rPr>
        <w:annotationRef/>
      </w:r>
      <w:r>
        <w:t>Queda en este capítulo</w:t>
      </w:r>
    </w:p>
  </w:comment>
  <w:comment w:id="1283" w:author="magali" w:date="2015-06-21T23:57:00Z" w:initials="m">
    <w:p w:rsidR="007F2682" w:rsidRDefault="007F2682"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1284" w:author="magali" w:date="2015-06-21T23:57:00Z" w:initials="m">
    <w:p w:rsidR="007F2682" w:rsidRDefault="007F2682" w:rsidP="00C65AEA">
      <w:pPr>
        <w:pStyle w:val="Textocomentario"/>
      </w:pPr>
      <w:r>
        <w:rPr>
          <w:rStyle w:val="Refdecomentario"/>
        </w:rPr>
        <w:annotationRef/>
      </w:r>
      <w:r>
        <w:t>A partir de aquí deja para este capítulo</w:t>
      </w:r>
    </w:p>
  </w:comment>
  <w:comment w:id="1285" w:author="magali" w:date="2015-06-21T23:57:00Z" w:initials="m">
    <w:p w:rsidR="007F2682" w:rsidRDefault="007F2682" w:rsidP="00C65AEA">
      <w:pPr>
        <w:pStyle w:val="Textocomentario"/>
      </w:pPr>
      <w:r>
        <w:rPr>
          <w:rStyle w:val="Refdecomentario"/>
        </w:rPr>
        <w:annotationRef/>
      </w:r>
      <w:r>
        <w:t>Mejora la figura Iván.. sale muy difuso, casi no se lee</w:t>
      </w:r>
    </w:p>
  </w:comment>
  <w:comment w:id="1291" w:author="magali" w:date="2015-06-21T23:57:00Z" w:initials="m">
    <w:p w:rsidR="007F2682" w:rsidRDefault="007F2682" w:rsidP="00C65AEA">
      <w:pPr>
        <w:pStyle w:val="Textocomentario"/>
      </w:pPr>
      <w:r>
        <w:rPr>
          <w:rStyle w:val="Refdecomentario"/>
        </w:rPr>
        <w:annotationRef/>
      </w:r>
      <w:r>
        <w:t>Mejorar la imagen, muy difuso</w:t>
      </w:r>
    </w:p>
    <w:p w:rsidR="007F2682" w:rsidRDefault="007F2682" w:rsidP="00C65AEA">
      <w:pPr>
        <w:pStyle w:val="Textocomentario"/>
      </w:pPr>
    </w:p>
    <w:p w:rsidR="007F2682" w:rsidRDefault="007F2682" w:rsidP="00C65AEA">
      <w:pPr>
        <w:pStyle w:val="Textocomentario"/>
      </w:pPr>
    </w:p>
  </w:comment>
  <w:comment w:id="1297" w:author="magali" w:date="2015-06-21T23:57:00Z" w:initials="m">
    <w:p w:rsidR="007F2682" w:rsidRDefault="007F2682" w:rsidP="00C65AEA">
      <w:pPr>
        <w:pStyle w:val="Textocomentario"/>
      </w:pPr>
      <w:r>
        <w:rPr>
          <w:rStyle w:val="Refdecomentario"/>
        </w:rPr>
        <w:annotationRef/>
      </w:r>
      <w:r>
        <w:t>Cambiaría el nombre “Conclusiones” por “Resumen del Capítulo”</w:t>
      </w:r>
    </w:p>
    <w:p w:rsidR="007F2682" w:rsidRDefault="007F2682" w:rsidP="00C65AEA">
      <w:pPr>
        <w:pStyle w:val="Textocomentario"/>
      </w:pPr>
      <w:r>
        <w:t>Por otro lado, cuando se realicen los ajustes de reestructuración de los contenidos, seguramente esta sección cambiará con lo que corresponda.</w:t>
      </w:r>
    </w:p>
  </w:comment>
  <w:comment w:id="1300" w:author="Vaio" w:date="2015-09-12T14:39:00Z" w:initials="V">
    <w:p w:rsidR="007F2682" w:rsidRDefault="007F2682" w:rsidP="0090013F">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1301" w:author="Vaio" w:date="2015-09-12T14:39:00Z" w:initials="V">
    <w:p w:rsidR="007F2682" w:rsidRDefault="007F2682" w:rsidP="0090013F">
      <w:pPr>
        <w:pStyle w:val="Textocomentario"/>
      </w:pPr>
      <w:r>
        <w:rPr>
          <w:rStyle w:val="Refdecomentario"/>
        </w:rPr>
        <w:annotationRef/>
      </w:r>
      <w:r>
        <w:t xml:space="preserve">Modificar de acuerdo a las correcciones del capítulo.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EA7" w:rsidRDefault="00560EA7" w:rsidP="00467DFC">
      <w:pPr>
        <w:spacing w:after="0" w:line="240" w:lineRule="auto"/>
      </w:pPr>
      <w:r>
        <w:separator/>
      </w:r>
    </w:p>
  </w:endnote>
  <w:endnote w:type="continuationSeparator" w:id="0">
    <w:p w:rsidR="00560EA7" w:rsidRDefault="00560EA7"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EA7" w:rsidRDefault="00560EA7" w:rsidP="00467DFC">
      <w:pPr>
        <w:spacing w:after="0" w:line="240" w:lineRule="auto"/>
      </w:pPr>
      <w:r>
        <w:separator/>
      </w:r>
    </w:p>
  </w:footnote>
  <w:footnote w:type="continuationSeparator" w:id="0">
    <w:p w:rsidR="00560EA7" w:rsidRDefault="00560EA7"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EB2"/>
    <w:multiLevelType w:val="hybridMultilevel"/>
    <w:tmpl w:val="40E890C0"/>
    <w:lvl w:ilvl="0" w:tplc="39945C32">
      <w:start w:val="4"/>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062AF"/>
    <w:rsid w:val="00012EF9"/>
    <w:rsid w:val="00014BD0"/>
    <w:rsid w:val="00023150"/>
    <w:rsid w:val="00023BB7"/>
    <w:rsid w:val="000265E8"/>
    <w:rsid w:val="00030561"/>
    <w:rsid w:val="000448E3"/>
    <w:rsid w:val="0004580E"/>
    <w:rsid w:val="00052D5D"/>
    <w:rsid w:val="000575C2"/>
    <w:rsid w:val="0006154A"/>
    <w:rsid w:val="00062881"/>
    <w:rsid w:val="00064CE1"/>
    <w:rsid w:val="000705AC"/>
    <w:rsid w:val="00075136"/>
    <w:rsid w:val="00082754"/>
    <w:rsid w:val="00084493"/>
    <w:rsid w:val="000919A7"/>
    <w:rsid w:val="000A1A0B"/>
    <w:rsid w:val="000A3088"/>
    <w:rsid w:val="000A4782"/>
    <w:rsid w:val="000A627F"/>
    <w:rsid w:val="000B2621"/>
    <w:rsid w:val="000B5877"/>
    <w:rsid w:val="000C133C"/>
    <w:rsid w:val="000C5AB2"/>
    <w:rsid w:val="000D2FE3"/>
    <w:rsid w:val="000E0FD9"/>
    <w:rsid w:val="000F7D06"/>
    <w:rsid w:val="001028F0"/>
    <w:rsid w:val="00105CEF"/>
    <w:rsid w:val="00115BC8"/>
    <w:rsid w:val="00120501"/>
    <w:rsid w:val="001223EB"/>
    <w:rsid w:val="00131296"/>
    <w:rsid w:val="00133D7E"/>
    <w:rsid w:val="001408E0"/>
    <w:rsid w:val="001462F3"/>
    <w:rsid w:val="001520B8"/>
    <w:rsid w:val="00162626"/>
    <w:rsid w:val="001629D2"/>
    <w:rsid w:val="001659F4"/>
    <w:rsid w:val="001806CA"/>
    <w:rsid w:val="00185FED"/>
    <w:rsid w:val="00192EF5"/>
    <w:rsid w:val="00195ED6"/>
    <w:rsid w:val="00197C2B"/>
    <w:rsid w:val="001A601F"/>
    <w:rsid w:val="001A662E"/>
    <w:rsid w:val="001A7A5E"/>
    <w:rsid w:val="001B6F4A"/>
    <w:rsid w:val="001B7631"/>
    <w:rsid w:val="001C365C"/>
    <w:rsid w:val="001C52AC"/>
    <w:rsid w:val="001C5F75"/>
    <w:rsid w:val="001C6603"/>
    <w:rsid w:val="001D7A8E"/>
    <w:rsid w:val="001E2D0A"/>
    <w:rsid w:val="001F1E3B"/>
    <w:rsid w:val="001F6C6C"/>
    <w:rsid w:val="00203698"/>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4583"/>
    <w:rsid w:val="002A7D2F"/>
    <w:rsid w:val="002B32DD"/>
    <w:rsid w:val="002B562E"/>
    <w:rsid w:val="002C218B"/>
    <w:rsid w:val="002C3668"/>
    <w:rsid w:val="002C4239"/>
    <w:rsid w:val="002C69C9"/>
    <w:rsid w:val="002C7448"/>
    <w:rsid w:val="002D162D"/>
    <w:rsid w:val="002D302C"/>
    <w:rsid w:val="002E476C"/>
    <w:rsid w:val="002E4DA5"/>
    <w:rsid w:val="002E66FC"/>
    <w:rsid w:val="002E7205"/>
    <w:rsid w:val="002F4604"/>
    <w:rsid w:val="00300F34"/>
    <w:rsid w:val="0030170A"/>
    <w:rsid w:val="00302BD4"/>
    <w:rsid w:val="003149C3"/>
    <w:rsid w:val="00315FFD"/>
    <w:rsid w:val="00321399"/>
    <w:rsid w:val="003315AB"/>
    <w:rsid w:val="0033582E"/>
    <w:rsid w:val="00337717"/>
    <w:rsid w:val="0034255B"/>
    <w:rsid w:val="0034649A"/>
    <w:rsid w:val="00346DEB"/>
    <w:rsid w:val="00353A12"/>
    <w:rsid w:val="00354702"/>
    <w:rsid w:val="00354C72"/>
    <w:rsid w:val="00363515"/>
    <w:rsid w:val="00365CBA"/>
    <w:rsid w:val="00366652"/>
    <w:rsid w:val="003707AA"/>
    <w:rsid w:val="00372B3C"/>
    <w:rsid w:val="003773CB"/>
    <w:rsid w:val="00384B5A"/>
    <w:rsid w:val="0038667B"/>
    <w:rsid w:val="003869F7"/>
    <w:rsid w:val="0039694A"/>
    <w:rsid w:val="00397E8F"/>
    <w:rsid w:val="003A3125"/>
    <w:rsid w:val="003A594A"/>
    <w:rsid w:val="003A5F57"/>
    <w:rsid w:val="003A690D"/>
    <w:rsid w:val="003B3B1E"/>
    <w:rsid w:val="003B7455"/>
    <w:rsid w:val="003C0B0A"/>
    <w:rsid w:val="003C43DF"/>
    <w:rsid w:val="003D4D6E"/>
    <w:rsid w:val="003E1FD6"/>
    <w:rsid w:val="003E36AE"/>
    <w:rsid w:val="003E7FAA"/>
    <w:rsid w:val="003F240A"/>
    <w:rsid w:val="00400933"/>
    <w:rsid w:val="004229AE"/>
    <w:rsid w:val="0042710D"/>
    <w:rsid w:val="004312FC"/>
    <w:rsid w:val="004313F6"/>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D451D"/>
    <w:rsid w:val="004D5974"/>
    <w:rsid w:val="004D600E"/>
    <w:rsid w:val="004E207C"/>
    <w:rsid w:val="004E4CAE"/>
    <w:rsid w:val="004E4EFE"/>
    <w:rsid w:val="004F23D2"/>
    <w:rsid w:val="004F7EFF"/>
    <w:rsid w:val="0050177C"/>
    <w:rsid w:val="00502FFA"/>
    <w:rsid w:val="00504687"/>
    <w:rsid w:val="00507031"/>
    <w:rsid w:val="00510B64"/>
    <w:rsid w:val="0051135D"/>
    <w:rsid w:val="00520F35"/>
    <w:rsid w:val="005230CA"/>
    <w:rsid w:val="00524215"/>
    <w:rsid w:val="005327A3"/>
    <w:rsid w:val="00541234"/>
    <w:rsid w:val="005528CC"/>
    <w:rsid w:val="00553BA3"/>
    <w:rsid w:val="0055507E"/>
    <w:rsid w:val="00560EA7"/>
    <w:rsid w:val="00563EE3"/>
    <w:rsid w:val="005640CA"/>
    <w:rsid w:val="00571ACC"/>
    <w:rsid w:val="00581C3A"/>
    <w:rsid w:val="005826AB"/>
    <w:rsid w:val="00582D36"/>
    <w:rsid w:val="00586DAB"/>
    <w:rsid w:val="00587D09"/>
    <w:rsid w:val="00592311"/>
    <w:rsid w:val="005B1C17"/>
    <w:rsid w:val="005B5C84"/>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35614"/>
    <w:rsid w:val="00635E73"/>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C7698"/>
    <w:rsid w:val="006E7AD5"/>
    <w:rsid w:val="006F79B7"/>
    <w:rsid w:val="007101E9"/>
    <w:rsid w:val="0071402F"/>
    <w:rsid w:val="007141CB"/>
    <w:rsid w:val="007220E3"/>
    <w:rsid w:val="007230B3"/>
    <w:rsid w:val="00723BF5"/>
    <w:rsid w:val="00727837"/>
    <w:rsid w:val="00732C0F"/>
    <w:rsid w:val="007403A6"/>
    <w:rsid w:val="00740F87"/>
    <w:rsid w:val="00746E07"/>
    <w:rsid w:val="00756E1F"/>
    <w:rsid w:val="00757C41"/>
    <w:rsid w:val="00760178"/>
    <w:rsid w:val="00762CDB"/>
    <w:rsid w:val="0078413E"/>
    <w:rsid w:val="0079268F"/>
    <w:rsid w:val="00794498"/>
    <w:rsid w:val="00795985"/>
    <w:rsid w:val="007A03A6"/>
    <w:rsid w:val="007A13CD"/>
    <w:rsid w:val="007A2F94"/>
    <w:rsid w:val="007B2B89"/>
    <w:rsid w:val="007B66FE"/>
    <w:rsid w:val="007B79A0"/>
    <w:rsid w:val="007C1911"/>
    <w:rsid w:val="007C4589"/>
    <w:rsid w:val="007D2C02"/>
    <w:rsid w:val="007D323D"/>
    <w:rsid w:val="007E1C9C"/>
    <w:rsid w:val="007F2682"/>
    <w:rsid w:val="007F5CE1"/>
    <w:rsid w:val="007F6B7F"/>
    <w:rsid w:val="00804226"/>
    <w:rsid w:val="00821D98"/>
    <w:rsid w:val="0083059B"/>
    <w:rsid w:val="008333A8"/>
    <w:rsid w:val="00844189"/>
    <w:rsid w:val="00845224"/>
    <w:rsid w:val="008474CD"/>
    <w:rsid w:val="00851625"/>
    <w:rsid w:val="00856CCF"/>
    <w:rsid w:val="00857FCF"/>
    <w:rsid w:val="0086090E"/>
    <w:rsid w:val="0086176A"/>
    <w:rsid w:val="00862C49"/>
    <w:rsid w:val="00863ACE"/>
    <w:rsid w:val="00865E0E"/>
    <w:rsid w:val="00867671"/>
    <w:rsid w:val="00867D80"/>
    <w:rsid w:val="008703A0"/>
    <w:rsid w:val="008716B3"/>
    <w:rsid w:val="008765A4"/>
    <w:rsid w:val="00883ABC"/>
    <w:rsid w:val="00891FCF"/>
    <w:rsid w:val="00894E04"/>
    <w:rsid w:val="0089614F"/>
    <w:rsid w:val="008B1A7F"/>
    <w:rsid w:val="008D0D57"/>
    <w:rsid w:val="008D3D46"/>
    <w:rsid w:val="008D3DD3"/>
    <w:rsid w:val="008D5758"/>
    <w:rsid w:val="008D6CB2"/>
    <w:rsid w:val="008D7A8C"/>
    <w:rsid w:val="008E261C"/>
    <w:rsid w:val="008E3A95"/>
    <w:rsid w:val="008E57A9"/>
    <w:rsid w:val="008E6693"/>
    <w:rsid w:val="008E6977"/>
    <w:rsid w:val="008E790A"/>
    <w:rsid w:val="008F0886"/>
    <w:rsid w:val="008F2327"/>
    <w:rsid w:val="008F5759"/>
    <w:rsid w:val="008F5A0C"/>
    <w:rsid w:val="0090013F"/>
    <w:rsid w:val="009006A8"/>
    <w:rsid w:val="00923454"/>
    <w:rsid w:val="009234A5"/>
    <w:rsid w:val="0093259A"/>
    <w:rsid w:val="0093407F"/>
    <w:rsid w:val="00934F3B"/>
    <w:rsid w:val="009355A8"/>
    <w:rsid w:val="00940091"/>
    <w:rsid w:val="009410C1"/>
    <w:rsid w:val="009469FA"/>
    <w:rsid w:val="0094719C"/>
    <w:rsid w:val="009473D5"/>
    <w:rsid w:val="00950DD8"/>
    <w:rsid w:val="009539A5"/>
    <w:rsid w:val="009608CC"/>
    <w:rsid w:val="00960A05"/>
    <w:rsid w:val="00966385"/>
    <w:rsid w:val="00980439"/>
    <w:rsid w:val="00981B5C"/>
    <w:rsid w:val="009826AB"/>
    <w:rsid w:val="0098637B"/>
    <w:rsid w:val="00991DB8"/>
    <w:rsid w:val="0099201A"/>
    <w:rsid w:val="0099314A"/>
    <w:rsid w:val="00994141"/>
    <w:rsid w:val="0099788F"/>
    <w:rsid w:val="009A0AB9"/>
    <w:rsid w:val="009A37E3"/>
    <w:rsid w:val="009B2B39"/>
    <w:rsid w:val="009B4A8C"/>
    <w:rsid w:val="009B7E0E"/>
    <w:rsid w:val="009C5EF1"/>
    <w:rsid w:val="009D0887"/>
    <w:rsid w:val="009D379B"/>
    <w:rsid w:val="009D4101"/>
    <w:rsid w:val="009D5F62"/>
    <w:rsid w:val="009D617E"/>
    <w:rsid w:val="009E023E"/>
    <w:rsid w:val="009E7593"/>
    <w:rsid w:val="009F0997"/>
    <w:rsid w:val="009F3FFB"/>
    <w:rsid w:val="009F73D4"/>
    <w:rsid w:val="00A01D9F"/>
    <w:rsid w:val="00A14A87"/>
    <w:rsid w:val="00A1537C"/>
    <w:rsid w:val="00A15776"/>
    <w:rsid w:val="00A160CA"/>
    <w:rsid w:val="00A25C66"/>
    <w:rsid w:val="00A26803"/>
    <w:rsid w:val="00A36BDA"/>
    <w:rsid w:val="00A41F33"/>
    <w:rsid w:val="00A4284F"/>
    <w:rsid w:val="00A46DC1"/>
    <w:rsid w:val="00A529FC"/>
    <w:rsid w:val="00A53608"/>
    <w:rsid w:val="00A56EDB"/>
    <w:rsid w:val="00A65294"/>
    <w:rsid w:val="00A74B74"/>
    <w:rsid w:val="00A822CD"/>
    <w:rsid w:val="00A848E4"/>
    <w:rsid w:val="00A85497"/>
    <w:rsid w:val="00A92445"/>
    <w:rsid w:val="00A9619C"/>
    <w:rsid w:val="00A9719F"/>
    <w:rsid w:val="00AA3AEF"/>
    <w:rsid w:val="00AA3FDC"/>
    <w:rsid w:val="00AA71FB"/>
    <w:rsid w:val="00AB3F86"/>
    <w:rsid w:val="00AB47ED"/>
    <w:rsid w:val="00AD08D5"/>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3300"/>
    <w:rsid w:val="00B44222"/>
    <w:rsid w:val="00B46986"/>
    <w:rsid w:val="00B50718"/>
    <w:rsid w:val="00B56625"/>
    <w:rsid w:val="00B66EF0"/>
    <w:rsid w:val="00B70575"/>
    <w:rsid w:val="00B73623"/>
    <w:rsid w:val="00B73BCE"/>
    <w:rsid w:val="00B825DB"/>
    <w:rsid w:val="00B8527E"/>
    <w:rsid w:val="00B90174"/>
    <w:rsid w:val="00B90D31"/>
    <w:rsid w:val="00B938DD"/>
    <w:rsid w:val="00B97AD4"/>
    <w:rsid w:val="00BA4B96"/>
    <w:rsid w:val="00BB2FDF"/>
    <w:rsid w:val="00BB393E"/>
    <w:rsid w:val="00BB3F28"/>
    <w:rsid w:val="00BB6618"/>
    <w:rsid w:val="00BC2D6B"/>
    <w:rsid w:val="00BC5BED"/>
    <w:rsid w:val="00BE0F2F"/>
    <w:rsid w:val="00BE3475"/>
    <w:rsid w:val="00BE7836"/>
    <w:rsid w:val="00BF0F4B"/>
    <w:rsid w:val="00BF4C9E"/>
    <w:rsid w:val="00BF5471"/>
    <w:rsid w:val="00C06E7F"/>
    <w:rsid w:val="00C11096"/>
    <w:rsid w:val="00C16B85"/>
    <w:rsid w:val="00C20522"/>
    <w:rsid w:val="00C225AF"/>
    <w:rsid w:val="00C31AD1"/>
    <w:rsid w:val="00C35821"/>
    <w:rsid w:val="00C431A2"/>
    <w:rsid w:val="00C438F6"/>
    <w:rsid w:val="00C45B8D"/>
    <w:rsid w:val="00C50163"/>
    <w:rsid w:val="00C614A3"/>
    <w:rsid w:val="00C634AD"/>
    <w:rsid w:val="00C63C14"/>
    <w:rsid w:val="00C65AEA"/>
    <w:rsid w:val="00C736C6"/>
    <w:rsid w:val="00C77090"/>
    <w:rsid w:val="00C77812"/>
    <w:rsid w:val="00C80889"/>
    <w:rsid w:val="00CA2951"/>
    <w:rsid w:val="00CA4A2E"/>
    <w:rsid w:val="00CB25D4"/>
    <w:rsid w:val="00CB280D"/>
    <w:rsid w:val="00CB478F"/>
    <w:rsid w:val="00CB5155"/>
    <w:rsid w:val="00CD4BEA"/>
    <w:rsid w:val="00CD6797"/>
    <w:rsid w:val="00CD7ED1"/>
    <w:rsid w:val="00CF0A8F"/>
    <w:rsid w:val="00D01FDE"/>
    <w:rsid w:val="00D05E18"/>
    <w:rsid w:val="00D12371"/>
    <w:rsid w:val="00D148FB"/>
    <w:rsid w:val="00D20420"/>
    <w:rsid w:val="00D21B4A"/>
    <w:rsid w:val="00D21BC6"/>
    <w:rsid w:val="00D242F6"/>
    <w:rsid w:val="00D351D4"/>
    <w:rsid w:val="00D35B84"/>
    <w:rsid w:val="00D462C1"/>
    <w:rsid w:val="00D475D9"/>
    <w:rsid w:val="00D546EF"/>
    <w:rsid w:val="00D60D88"/>
    <w:rsid w:val="00D6771E"/>
    <w:rsid w:val="00D71CA6"/>
    <w:rsid w:val="00D74320"/>
    <w:rsid w:val="00D76A7B"/>
    <w:rsid w:val="00D82ACD"/>
    <w:rsid w:val="00D86F61"/>
    <w:rsid w:val="00D93F2C"/>
    <w:rsid w:val="00DA7868"/>
    <w:rsid w:val="00DB20E0"/>
    <w:rsid w:val="00DB322A"/>
    <w:rsid w:val="00DB65B0"/>
    <w:rsid w:val="00DB73E6"/>
    <w:rsid w:val="00DD2869"/>
    <w:rsid w:val="00DE0D5C"/>
    <w:rsid w:val="00DF46C4"/>
    <w:rsid w:val="00E05BC4"/>
    <w:rsid w:val="00E0777A"/>
    <w:rsid w:val="00E1422E"/>
    <w:rsid w:val="00E26FC9"/>
    <w:rsid w:val="00E3166F"/>
    <w:rsid w:val="00E436F2"/>
    <w:rsid w:val="00E47954"/>
    <w:rsid w:val="00E50499"/>
    <w:rsid w:val="00E5509A"/>
    <w:rsid w:val="00E55184"/>
    <w:rsid w:val="00E56471"/>
    <w:rsid w:val="00E66E80"/>
    <w:rsid w:val="00E67778"/>
    <w:rsid w:val="00E71215"/>
    <w:rsid w:val="00E71D8F"/>
    <w:rsid w:val="00E73F04"/>
    <w:rsid w:val="00E86A7E"/>
    <w:rsid w:val="00E91237"/>
    <w:rsid w:val="00E92587"/>
    <w:rsid w:val="00E96368"/>
    <w:rsid w:val="00EA1E4D"/>
    <w:rsid w:val="00EA374C"/>
    <w:rsid w:val="00EA62C7"/>
    <w:rsid w:val="00EB221C"/>
    <w:rsid w:val="00EB4AF8"/>
    <w:rsid w:val="00EB6D22"/>
    <w:rsid w:val="00EC245B"/>
    <w:rsid w:val="00ED34E5"/>
    <w:rsid w:val="00EE209E"/>
    <w:rsid w:val="00EE50BD"/>
    <w:rsid w:val="00EE59E4"/>
    <w:rsid w:val="00EE6630"/>
    <w:rsid w:val="00EE7EE6"/>
    <w:rsid w:val="00EF0CE0"/>
    <w:rsid w:val="00F02DE6"/>
    <w:rsid w:val="00F153EB"/>
    <w:rsid w:val="00F15C87"/>
    <w:rsid w:val="00F35C8D"/>
    <w:rsid w:val="00F41457"/>
    <w:rsid w:val="00F52DFF"/>
    <w:rsid w:val="00F55BD8"/>
    <w:rsid w:val="00F610DF"/>
    <w:rsid w:val="00F615BB"/>
    <w:rsid w:val="00F6192F"/>
    <w:rsid w:val="00F6316A"/>
    <w:rsid w:val="00F730AD"/>
    <w:rsid w:val="00F77CE4"/>
    <w:rsid w:val="00F858C4"/>
    <w:rsid w:val="00F92B4F"/>
    <w:rsid w:val="00F95A0F"/>
    <w:rsid w:val="00F95D3C"/>
    <w:rsid w:val="00F96AEF"/>
    <w:rsid w:val="00FA0831"/>
    <w:rsid w:val="00FB14E8"/>
    <w:rsid w:val="00FB781D"/>
    <w:rsid w:val="00FC1F95"/>
    <w:rsid w:val="00FC2E5B"/>
    <w:rsid w:val="00FC5796"/>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22E"/>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002D57-37A6-46B1-8AA4-91278D369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27</Pages>
  <Words>7125</Words>
  <Characters>39190</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16</cp:revision>
  <dcterms:created xsi:type="dcterms:W3CDTF">2015-09-09T23:08:00Z</dcterms:created>
  <dcterms:modified xsi:type="dcterms:W3CDTF">2015-09-15T13:01:00Z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