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402F" w:rsidRPr="00507031" w:rsidRDefault="00502FFA" w:rsidP="00507031">
      <w:pPr>
        <w:ind w:left="6372"/>
        <w:jc w:val="right"/>
        <w:rPr>
          <w:ins w:id="0" w:author="Vaio" w:date="2015-06-16T22:00:00Z"/>
          <w:b/>
          <w:caps/>
          <w:sz w:val="36"/>
          <w:szCs w:val="36"/>
        </w:rPr>
      </w:pPr>
      <w:r w:rsidRPr="00507031">
        <w:rPr>
          <w:b/>
          <w:caps/>
          <w:sz w:val="36"/>
          <w:szCs w:val="36"/>
        </w:rPr>
        <w:t xml:space="preserve">                                                                                              </w:t>
      </w:r>
      <w:ins w:id="1" w:author="marcazal" w:date="2015-08-18T23:50:00Z">
        <w:r w:rsidRPr="00507031">
          <w:rPr>
            <w:b/>
            <w:caps/>
            <w:sz w:val="36"/>
            <w:szCs w:val="36"/>
          </w:rPr>
          <w:t xml:space="preserve">                                 </w:t>
        </w:r>
      </w:ins>
      <w:ins w:id="2" w:author="marcazal" w:date="2015-08-19T08:24:00Z">
        <w:r w:rsidRPr="00507031">
          <w:rPr>
            <w:b/>
            <w:caps/>
            <w:sz w:val="36"/>
            <w:szCs w:val="36"/>
          </w:rPr>
          <w:t xml:space="preserve">          </w:t>
        </w:r>
      </w:ins>
      <w:commentRangeStart w:id="3"/>
      <w:commentRangeStart w:id="4"/>
      <w:r w:rsidRPr="00507031">
        <w:rPr>
          <w:b/>
          <w:caps/>
          <w:sz w:val="36"/>
          <w:szCs w:val="36"/>
        </w:rPr>
        <w:t>Capítulo</w:t>
      </w:r>
      <w:commentRangeEnd w:id="3"/>
      <w:r w:rsidR="002E66FC">
        <w:rPr>
          <w:rStyle w:val="Refdecomentario"/>
        </w:rPr>
        <w:commentReference w:id="3"/>
      </w:r>
      <w:r w:rsidRPr="00507031">
        <w:rPr>
          <w:b/>
          <w:caps/>
          <w:sz w:val="36"/>
          <w:szCs w:val="36"/>
        </w:rPr>
        <w:t xml:space="preserve"> 4 </w:t>
      </w:r>
      <w:commentRangeEnd w:id="4"/>
      <w:r w:rsidRPr="00507031">
        <w:rPr>
          <w:rStyle w:val="Refdecomentario"/>
          <w:sz w:val="36"/>
          <w:szCs w:val="36"/>
        </w:rPr>
        <w:commentReference w:id="4"/>
      </w:r>
    </w:p>
    <w:p w:rsidR="004E4EFE" w:rsidRPr="00507031" w:rsidRDefault="00502FFA" w:rsidP="002E66FC">
      <w:pPr>
        <w:rPr>
          <w:b/>
          <w:caps/>
          <w:sz w:val="36"/>
          <w:szCs w:val="36"/>
        </w:rPr>
      </w:pPr>
      <w:r w:rsidRPr="00507031">
        <w:rPr>
          <w:b/>
          <w:caps/>
          <w:sz w:val="36"/>
          <w:szCs w:val="36"/>
        </w:rPr>
        <w:t>Una Extensión RIA para la APROXIMACION web MoWebA</w:t>
      </w:r>
    </w:p>
    <w:p w:rsidR="003A5F57" w:rsidRDefault="00C31AD1" w:rsidP="00D01FDE">
      <w:pPr>
        <w:jc w:val="both"/>
      </w:pPr>
      <w:r>
        <w:t>Se ha</w:t>
      </w:r>
      <w:r w:rsidR="003A5F57">
        <w:t xml:space="preserve"> visto en </w:t>
      </w:r>
      <w:r w:rsidR="00A36BDA">
        <w:t xml:space="preserve">el </w:t>
      </w:r>
      <w:r w:rsidR="003A5F57">
        <w:t xml:space="preserve">capítulo anterior, una breve introducción de los alcances de la metodología web </w:t>
      </w:r>
      <w:proofErr w:type="spellStart"/>
      <w:r w:rsidR="003A5F57">
        <w:t>MoWebA</w:t>
      </w:r>
      <w:proofErr w:type="spellEnd"/>
      <w:r w:rsidR="003A5F57">
        <w:t xml:space="preserve">, presentando sus diferentes capas y fases de desarrollo y transformación. Se ha mencionado el hecho de que </w:t>
      </w:r>
      <w:proofErr w:type="spellStart"/>
      <w:r w:rsidR="003A5F57">
        <w:t>MoWebA</w:t>
      </w:r>
      <w:proofErr w:type="spellEnd"/>
      <w:r w:rsidR="003A5F57">
        <w:t xml:space="preserve"> resulta ser una metodología </w:t>
      </w:r>
      <w:r w:rsidR="002E4DA5">
        <w:t>flexible</w:t>
      </w:r>
      <w:r w:rsidR="003A5F57">
        <w:t xml:space="preserve"> para llevar a cabo extensiones que le permiten</w:t>
      </w:r>
      <w:r w:rsidR="00E71D8F">
        <w:t>,</w:t>
      </w:r>
      <w:r w:rsidR="003A5F57">
        <w:t xml:space="preserve"> de cierto modo, mantenerse vigente con los nuevos avances que constantemente afectan a las aplicaciones web.</w:t>
      </w:r>
      <w:r w:rsidR="007D2C02">
        <w:t xml:space="preserve"> También se ha tenido en cuenta el hecho </w:t>
      </w:r>
      <w:del w:id="5" w:author="marcazal" w:date="2015-08-18T23:30:00Z">
        <w:r w:rsidR="00E71D8F" w:rsidDel="00CB478F">
          <w:delText>d</w:delText>
        </w:r>
      </w:del>
      <w:proofErr w:type="spellStart"/>
      <w:r w:rsidR="00E71D8F">
        <w:t>e</w:t>
      </w:r>
      <w:proofErr w:type="spellEnd"/>
      <w:r w:rsidR="00E71D8F">
        <w:t xml:space="preserve"> </w:t>
      </w:r>
      <w:r w:rsidR="007D2C02">
        <w:t xml:space="preserve">que las </w:t>
      </w:r>
      <w:commentRangeStart w:id="6"/>
      <w:commentRangeStart w:id="7"/>
      <w:proofErr w:type="spellStart"/>
      <w:r w:rsidR="007D2C02">
        <w:t>RIA</w:t>
      </w:r>
      <w:r w:rsidR="00A36BDA">
        <w:t>s</w:t>
      </w:r>
      <w:commentRangeEnd w:id="6"/>
      <w:proofErr w:type="spellEnd"/>
      <w:r w:rsidR="00CB478F">
        <w:rPr>
          <w:rStyle w:val="Refdecomentario"/>
        </w:rPr>
        <w:commentReference w:id="6"/>
      </w:r>
      <w:r w:rsidR="007D2C02">
        <w:t xml:space="preserve"> </w:t>
      </w:r>
      <w:commentRangeEnd w:id="7"/>
      <w:r w:rsidR="00E71215">
        <w:rPr>
          <w:rStyle w:val="Refdecomentario"/>
        </w:rPr>
        <w:commentReference w:id="7"/>
      </w:r>
      <w:r w:rsidR="007D2C02">
        <w:t>forman parte de esa evolución y que las metodologías web basadas en MDD/MDA necesitan tener en cuenta estos cambios.</w:t>
      </w:r>
    </w:p>
    <w:p w:rsidR="007D2C02" w:rsidRDefault="00AD37CF" w:rsidP="00D01FDE">
      <w:pPr>
        <w:jc w:val="both"/>
      </w:pPr>
      <w:r>
        <w:t>Entre</w:t>
      </w:r>
      <w:r w:rsidR="007D2C02">
        <w:t xml:space="preserve"> </w:t>
      </w:r>
      <w:r w:rsidR="006805D5">
        <w:t>las</w:t>
      </w:r>
      <w:r w:rsidR="007D2C02">
        <w:t xml:space="preserve"> diversas características que presentan las </w:t>
      </w:r>
      <w:del w:id="8" w:author="Ivan Lopez" w:date="2015-09-04T18:28:00Z">
        <w:r w:rsidR="007D2C02" w:rsidDel="0050177C">
          <w:delText>RIA</w:delText>
        </w:r>
        <w:r w:rsidR="00A36BDA" w:rsidDel="0050177C">
          <w:delText>s</w:delText>
        </w:r>
      </w:del>
      <w:ins w:id="9" w:author="Ivan Lopez" w:date="2015-09-04T18:28:00Z">
        <w:r w:rsidR="0050177C">
          <w:t>RIA</w:t>
        </w:r>
      </w:ins>
      <w:r w:rsidR="007D2C02">
        <w:t xml:space="preserve">, las presentaciones enriquecidas toman un papel preponderante debido a que </w:t>
      </w:r>
      <w:r>
        <w:t>proveen</w:t>
      </w:r>
      <w:r w:rsidR="007D323D">
        <w:t xml:space="preserve"> el</w:t>
      </w:r>
      <w:r w:rsidR="007D2C02">
        <w:t xml:space="preserve"> dinamismo e interactividad que </w:t>
      </w:r>
      <w:r>
        <w:t xml:space="preserve">las </w:t>
      </w:r>
      <w:r w:rsidR="007D2C02">
        <w:t xml:space="preserve">diferencia </w:t>
      </w:r>
      <w:r>
        <w:t>de</w:t>
      </w:r>
      <w:r w:rsidR="007D2C02">
        <w:t xml:space="preserve"> las aplicaciones de la web 1.0. Los widgets interactivos colaboran de manera notable a este enriquecimiento, </w:t>
      </w:r>
      <w:r w:rsidR="007D323D">
        <w:t xml:space="preserve">y </w:t>
      </w:r>
      <w:r w:rsidR="007D2C02">
        <w:t>tanto es así que en la actualidad es difícil encontrar aplicaciones web que carezcan de estos elementos para la interfaz de usuario.</w:t>
      </w:r>
    </w:p>
    <w:p w:rsidR="00563EE3" w:rsidRDefault="00563EE3" w:rsidP="00D01FDE">
      <w:pPr>
        <w:jc w:val="both"/>
      </w:pPr>
      <w:r>
        <w:t xml:space="preserve">Sin embargo, se ha visto que las diversas metodologías presentadas basadas en MDD/MDA ofrecen </w:t>
      </w:r>
      <w:r w:rsidR="0022570F">
        <w:t xml:space="preserve">cierta </w:t>
      </w:r>
      <w:r>
        <w:t xml:space="preserve">cobertura con respecto a los </w:t>
      </w:r>
      <w:commentRangeStart w:id="10"/>
      <w:commentRangeStart w:id="11"/>
      <w:r>
        <w:t>diversos tip</w:t>
      </w:r>
      <w:r w:rsidR="007D323D">
        <w:t>os de widgets</w:t>
      </w:r>
      <w:r w:rsidR="00A36BDA">
        <w:t xml:space="preserve"> </w:t>
      </w:r>
      <w:del w:id="12" w:author="Ivan Lopez" w:date="2015-09-04T18:28:00Z">
        <w:r w:rsidR="00A36BDA" w:rsidDel="0050177C">
          <w:delText>RIAs</w:delText>
        </w:r>
      </w:del>
      <w:ins w:id="13" w:author="Ivan Lopez" w:date="2015-09-04T18:28:00Z">
        <w:r w:rsidR="0050177C">
          <w:t>RIA</w:t>
        </w:r>
      </w:ins>
      <w:r w:rsidR="007D323D">
        <w:t xml:space="preserve"> existentes</w:t>
      </w:r>
      <w:commentRangeEnd w:id="10"/>
      <w:r w:rsidR="00AD37CF">
        <w:rPr>
          <w:rStyle w:val="Refdecomentario"/>
        </w:rPr>
        <w:commentReference w:id="10"/>
      </w:r>
      <w:commentRangeEnd w:id="11"/>
      <w:r w:rsidR="002E66FC">
        <w:rPr>
          <w:rStyle w:val="Refdecomentario"/>
        </w:rPr>
        <w:commentReference w:id="11"/>
      </w:r>
      <w:r w:rsidR="007D323D">
        <w:t>, pero o</w:t>
      </w:r>
      <w:r>
        <w:t xml:space="preserve"> bien</w:t>
      </w:r>
      <w:r w:rsidR="00AD37CF">
        <w:t xml:space="preserve"> </w:t>
      </w:r>
      <w:r>
        <w:t>los mecanismos de extensión para la cobertura son muy tediosos, con numerosas cadenas de transformaciones M2M y M2T</w:t>
      </w:r>
      <w:r w:rsidR="00510B64">
        <w:t xml:space="preserve"> </w:t>
      </w:r>
      <w:r w:rsidR="00AD37CF">
        <w:t>(</w:t>
      </w:r>
      <w:r w:rsidR="00064CE1">
        <w:t>como en</w:t>
      </w:r>
      <w:r w:rsidR="00510B64">
        <w:t xml:space="preserve"> el caso de OOH4RIA</w:t>
      </w:r>
      <w:r w:rsidR="00AD37CF">
        <w:t>)</w:t>
      </w:r>
      <w:r w:rsidR="00510B64">
        <w:t xml:space="preserve">, </w:t>
      </w:r>
      <w:r w:rsidR="00AD37CF">
        <w:t>o</w:t>
      </w:r>
      <w:r w:rsidR="00510B64">
        <w:t xml:space="preserve"> bien las herramientas para llevar a cabo el enriquecimiento son de uso propietario </w:t>
      </w:r>
      <w:r w:rsidR="00AD37CF">
        <w:t>(</w:t>
      </w:r>
      <w:r w:rsidR="00064CE1">
        <w:t>como en los casos de</w:t>
      </w:r>
      <w:r w:rsidR="00510B64">
        <w:t xml:space="preserve"> UWE+ RUX</w:t>
      </w:r>
      <w:r w:rsidR="00AD37CF">
        <w:t>)</w:t>
      </w:r>
      <w:r w:rsidR="00510B64">
        <w:t xml:space="preserve">.  También se ha notado que muchas de las transformaciones M2T no se llevan a cabo automáticamente sino de manera semiautomática </w:t>
      </w:r>
      <w:r w:rsidR="00D05E18">
        <w:t>o manual, como es el caso de UWE con patrones.</w:t>
      </w:r>
    </w:p>
    <w:p w:rsidR="009D5F62" w:rsidRDefault="00064CE1" w:rsidP="00D01FDE">
      <w:pPr>
        <w:jc w:val="both"/>
        <w:rPr>
          <w:ins w:id="14" w:author="marcazal" w:date="2015-09-06T18:24:00Z"/>
        </w:rPr>
      </w:pPr>
      <w:r>
        <w:t>En su definición original, l</w:t>
      </w:r>
      <w:r w:rsidR="00B825DB">
        <w:t xml:space="preserve">a capa de presentación de </w:t>
      </w:r>
      <w:proofErr w:type="spellStart"/>
      <w:r w:rsidR="00B825DB">
        <w:t>MoWebA</w:t>
      </w:r>
      <w:proofErr w:type="spellEnd"/>
      <w:r w:rsidR="00B825DB">
        <w:t xml:space="preserve"> </w:t>
      </w:r>
      <w:r w:rsidR="007D323D">
        <w:t xml:space="preserve">contiene </w:t>
      </w:r>
      <w:r w:rsidR="00B825DB">
        <w:t>diversos elementos para la interfaz de usuario que son de uso común en la aplicaciones web 1.0. En este capítulo se presentarán nuevos elementos que forman parte de la extensión propuesta, precisamente los widgets</w:t>
      </w:r>
      <w:r w:rsidR="00C225AF">
        <w:t xml:space="preserve"> comunes en las RIA que fueron presentados en la sección anterior. Los nombres de tales </w:t>
      </w:r>
      <w:proofErr w:type="spellStart"/>
      <w:r w:rsidR="008F2327" w:rsidRPr="008F2327">
        <w:rPr>
          <w:i/>
        </w:rPr>
        <w:t>widgets</w:t>
      </w:r>
      <w:proofErr w:type="spellEnd"/>
      <w:r w:rsidR="00C225AF">
        <w:t xml:space="preserve"> (</w:t>
      </w:r>
      <w:proofErr w:type="spellStart"/>
      <w:r w:rsidR="008F2327" w:rsidRPr="008F2327">
        <w:rPr>
          <w:i/>
        </w:rPr>
        <w:t>accordion</w:t>
      </w:r>
      <w:proofErr w:type="spellEnd"/>
      <w:r w:rsidR="00C225AF">
        <w:t xml:space="preserve">, </w:t>
      </w:r>
      <w:proofErr w:type="spellStart"/>
      <w:r w:rsidR="008F2327" w:rsidRPr="008F2327">
        <w:rPr>
          <w:i/>
        </w:rPr>
        <w:t>tabs</w:t>
      </w:r>
      <w:proofErr w:type="spellEnd"/>
      <w:r w:rsidR="00C225AF">
        <w:t xml:space="preserve">, </w:t>
      </w:r>
      <w:r w:rsidR="008F2327" w:rsidRPr="008F2327">
        <w:rPr>
          <w:i/>
        </w:rPr>
        <w:t>autocomplete</w:t>
      </w:r>
      <w:r w:rsidR="00C225AF">
        <w:t xml:space="preserve">, </w:t>
      </w:r>
      <w:proofErr w:type="spellStart"/>
      <w:r w:rsidR="008F2327" w:rsidRPr="008F2327">
        <w:rPr>
          <w:i/>
        </w:rPr>
        <w:t>datePicker</w:t>
      </w:r>
      <w:proofErr w:type="spellEnd"/>
      <w:del w:id="15" w:author="marcazal" w:date="2015-09-05T11:10:00Z">
        <w:r w:rsidR="00C225AF" w:rsidDel="0083059B">
          <w:delText>,</w:delText>
        </w:r>
      </w:del>
      <w:r w:rsidR="00C225AF">
        <w:t xml:space="preserve"> </w:t>
      </w:r>
      <w:ins w:id="16" w:author="marcazal" w:date="2015-09-05T11:10:00Z">
        <w:r w:rsidR="0083059B">
          <w:t xml:space="preserve">y el </w:t>
        </w:r>
      </w:ins>
      <w:proofErr w:type="spellStart"/>
      <w:r w:rsidR="008F2327" w:rsidRPr="008F2327">
        <w:rPr>
          <w:i/>
        </w:rPr>
        <w:t>tooltip</w:t>
      </w:r>
      <w:proofErr w:type="spellEnd"/>
      <w:del w:id="17" w:author="marcazal" w:date="2015-09-05T11:11:00Z">
        <w:r w:rsidR="008F2327" w:rsidRPr="008F2327" w:rsidDel="0083059B">
          <w:rPr>
            <w:i/>
          </w:rPr>
          <w:delText xml:space="preserve"> </w:delText>
        </w:r>
        <w:r w:rsidR="00C225AF" w:rsidDel="0083059B">
          <w:delText>y el</w:delText>
        </w:r>
        <w:r w:rsidR="008F2327" w:rsidRPr="008F2327" w:rsidDel="0083059B">
          <w:rPr>
            <w:i/>
          </w:rPr>
          <w:delText xml:space="preserve"> </w:delText>
        </w:r>
      </w:del>
      <w:del w:id="18" w:author="marcazal" w:date="2015-09-05T10:48:00Z">
        <w:r w:rsidR="008F2327" w:rsidRPr="008F2327" w:rsidDel="008E261C">
          <w:rPr>
            <w:i/>
          </w:rPr>
          <w:delText>field</w:delText>
        </w:r>
      </w:del>
      <w:del w:id="19" w:author="marcazal" w:date="2015-09-05T10:49:00Z">
        <w:r w:rsidR="008F2327" w:rsidRPr="008F2327" w:rsidDel="008E261C">
          <w:rPr>
            <w:i/>
          </w:rPr>
          <w:delText>L</w:delText>
        </w:r>
      </w:del>
      <w:del w:id="20" w:author="marcazal" w:date="2015-09-05T11:11:00Z">
        <w:r w:rsidR="008F2327" w:rsidRPr="008F2327" w:rsidDel="0083059B">
          <w:rPr>
            <w:i/>
          </w:rPr>
          <w:delText>iveValidation</w:delText>
        </w:r>
      </w:del>
      <w:r w:rsidR="00C225AF">
        <w:t xml:space="preserve">) serán presentados en </w:t>
      </w:r>
      <w:proofErr w:type="spellStart"/>
      <w:r w:rsidR="00C225AF">
        <w:t>MoWebA</w:t>
      </w:r>
      <w:proofErr w:type="spellEnd"/>
      <w:r w:rsidR="00C225AF">
        <w:t xml:space="preserve"> como </w:t>
      </w:r>
      <w:proofErr w:type="spellStart"/>
      <w:r w:rsidR="008F2327" w:rsidRPr="008F2327">
        <w:rPr>
          <w:i/>
        </w:rPr>
        <w:t>richAccordion</w:t>
      </w:r>
      <w:proofErr w:type="spellEnd"/>
      <w:r w:rsidR="00C225AF">
        <w:t xml:space="preserve">, </w:t>
      </w:r>
      <w:proofErr w:type="spellStart"/>
      <w:r w:rsidR="008F2327" w:rsidRPr="008F2327">
        <w:rPr>
          <w:i/>
        </w:rPr>
        <w:t>richTabs</w:t>
      </w:r>
      <w:proofErr w:type="spellEnd"/>
      <w:r w:rsidR="00C225AF">
        <w:t xml:space="preserve">, </w:t>
      </w:r>
      <w:proofErr w:type="spellStart"/>
      <w:r w:rsidR="008F2327" w:rsidRPr="008F2327">
        <w:rPr>
          <w:i/>
        </w:rPr>
        <w:t>richAutoSuggest</w:t>
      </w:r>
      <w:proofErr w:type="spellEnd"/>
      <w:r w:rsidR="008F2327" w:rsidRPr="008F2327">
        <w:rPr>
          <w:i/>
        </w:rPr>
        <w:t>,</w:t>
      </w:r>
      <w:r w:rsidR="00C225AF">
        <w:t xml:space="preserve"> </w:t>
      </w:r>
      <w:proofErr w:type="spellStart"/>
      <w:r w:rsidR="008F2327" w:rsidRPr="008F2327">
        <w:rPr>
          <w:i/>
        </w:rPr>
        <w:t>richDatePicker</w:t>
      </w:r>
      <w:del w:id="21" w:author="marcazal" w:date="2015-09-05T11:11:00Z">
        <w:r w:rsidR="00C225AF" w:rsidDel="0083059B">
          <w:delText>,</w:delText>
        </w:r>
      </w:del>
      <w:ins w:id="22" w:author="marcazal" w:date="2015-09-05T11:11:00Z">
        <w:r w:rsidR="0083059B">
          <w:t>y</w:t>
        </w:r>
        <w:proofErr w:type="spellEnd"/>
        <w:r w:rsidR="0083059B">
          <w:t xml:space="preserve"> </w:t>
        </w:r>
      </w:ins>
      <w:del w:id="23" w:author="marcazal" w:date="2015-09-05T11:11:00Z">
        <w:r w:rsidR="00C225AF" w:rsidDel="0083059B">
          <w:delText xml:space="preserve"> </w:delText>
        </w:r>
      </w:del>
      <w:proofErr w:type="spellStart"/>
      <w:r w:rsidR="008F2327" w:rsidRPr="008F2327">
        <w:rPr>
          <w:i/>
        </w:rPr>
        <w:t>richToolTip</w:t>
      </w:r>
      <w:proofErr w:type="spellEnd"/>
      <w:ins w:id="24" w:author="marcazal" w:date="2015-09-05T11:11:00Z">
        <w:r w:rsidR="0083059B">
          <w:rPr>
            <w:i/>
          </w:rPr>
          <w:t xml:space="preserve">. </w:t>
        </w:r>
      </w:ins>
      <w:ins w:id="25" w:author="marcazal" w:date="2015-09-05T11:12:00Z">
        <w:r w:rsidR="0083059B">
          <w:t xml:space="preserve">El </w:t>
        </w:r>
        <w:proofErr w:type="spellStart"/>
        <w:r w:rsidR="0083059B" w:rsidRPr="00023150">
          <w:rPr>
            <w:i/>
            <w:rPrChange w:id="26" w:author="marcazal" w:date="2015-09-08T19:41:00Z">
              <w:rPr/>
            </w:rPrChange>
          </w:rPr>
          <w:t>live</w:t>
        </w:r>
        <w:proofErr w:type="spellEnd"/>
        <w:r w:rsidR="0083059B" w:rsidRPr="00023150">
          <w:rPr>
            <w:i/>
            <w:rPrChange w:id="27" w:author="marcazal" w:date="2015-09-08T19:41:00Z">
              <w:rPr/>
            </w:rPrChange>
          </w:rPr>
          <w:t xml:space="preserve"> </w:t>
        </w:r>
        <w:proofErr w:type="spellStart"/>
        <w:r w:rsidR="0083059B" w:rsidRPr="00023150">
          <w:rPr>
            <w:i/>
            <w:rPrChange w:id="28" w:author="marcazal" w:date="2015-09-08T19:41:00Z">
              <w:rPr/>
            </w:rPrChange>
          </w:rPr>
          <w:t>validation</w:t>
        </w:r>
        <w:proofErr w:type="spellEnd"/>
        <w:r w:rsidR="007B79A0">
          <w:t xml:space="preserve">, </w:t>
        </w:r>
      </w:ins>
      <w:ins w:id="29" w:author="marcazal" w:date="2015-09-05T11:21:00Z">
        <w:r w:rsidR="007B79A0">
          <w:t xml:space="preserve">describe diversas validaciones a los campos de entrada y </w:t>
        </w:r>
      </w:ins>
      <w:ins w:id="30" w:author="marcazal" w:date="2015-09-05T11:12:00Z">
        <w:r w:rsidR="002C69C9">
          <w:t xml:space="preserve">se presentan en </w:t>
        </w:r>
        <w:proofErr w:type="spellStart"/>
        <w:r w:rsidR="002C69C9">
          <w:t>MoWebA</w:t>
        </w:r>
        <w:proofErr w:type="spellEnd"/>
        <w:r w:rsidR="007B79A0">
          <w:t xml:space="preserve"> como </w:t>
        </w:r>
      </w:ins>
      <w:proofErr w:type="spellStart"/>
      <w:ins w:id="31" w:author="marcazal" w:date="2015-09-05T11:41:00Z">
        <w:r w:rsidR="002C69C9">
          <w:t>richMinLeng</w:t>
        </w:r>
      </w:ins>
      <w:ins w:id="32" w:author="marcazal" w:date="2015-09-05T11:42:00Z">
        <w:r w:rsidR="002C69C9">
          <w:t>th</w:t>
        </w:r>
        <w:proofErr w:type="spellEnd"/>
        <w:r w:rsidR="002C69C9">
          <w:t xml:space="preserve">, </w:t>
        </w:r>
        <w:proofErr w:type="spellStart"/>
        <w:r w:rsidR="002C69C9">
          <w:t>richMaxLength</w:t>
        </w:r>
        <w:proofErr w:type="spellEnd"/>
        <w:r w:rsidR="002C69C9">
          <w:t xml:space="preserve">, </w:t>
        </w:r>
        <w:proofErr w:type="spellStart"/>
        <w:r w:rsidR="002C69C9">
          <w:t>richOnlyDigits</w:t>
        </w:r>
        <w:proofErr w:type="spellEnd"/>
        <w:r w:rsidR="002C69C9">
          <w:t xml:space="preserve">, </w:t>
        </w:r>
        <w:proofErr w:type="spellStart"/>
        <w:r w:rsidR="002C69C9">
          <w:t>richConfirmPass</w:t>
        </w:r>
        <w:proofErr w:type="spellEnd"/>
        <w:r w:rsidR="002C69C9">
          <w:t xml:space="preserve"> y </w:t>
        </w:r>
        <w:proofErr w:type="spellStart"/>
        <w:r w:rsidR="002C69C9">
          <w:t>richEmail</w:t>
        </w:r>
      </w:ins>
      <w:proofErr w:type="spellEnd"/>
      <w:ins w:id="33" w:author="marcazal" w:date="2015-09-05T11:43:00Z">
        <w:r w:rsidR="002C69C9">
          <w:t xml:space="preserve"> respectivamente</w:t>
        </w:r>
      </w:ins>
      <w:ins w:id="34" w:author="marcazal" w:date="2015-09-05T11:42:00Z">
        <w:r w:rsidR="002C69C9">
          <w:t>.</w:t>
        </w:r>
      </w:ins>
    </w:p>
    <w:p w:rsidR="00C31AD1" w:rsidDel="002C69C9" w:rsidRDefault="00C225AF" w:rsidP="00D01FDE">
      <w:pPr>
        <w:jc w:val="both"/>
        <w:rPr>
          <w:del w:id="35" w:author="marcazal" w:date="2015-09-05T11:40:00Z"/>
        </w:rPr>
      </w:pPr>
      <w:del w:id="36" w:author="marcazal" w:date="2015-09-05T11:40:00Z">
        <w:r w:rsidDel="002C69C9">
          <w:delText xml:space="preserve"> y </w:delText>
        </w:r>
        <w:r w:rsidR="008F2327" w:rsidRPr="008F2327" w:rsidDel="002C69C9">
          <w:rPr>
            <w:i/>
          </w:rPr>
          <w:delText>richFieldLiveValidation</w:delText>
        </w:r>
        <w:r w:rsidDel="002C69C9">
          <w:delText xml:space="preserve"> respectivamente.</w:delText>
        </w:r>
      </w:del>
    </w:p>
    <w:p w:rsidR="009410C1" w:rsidDel="002E66FC" w:rsidRDefault="00AF3C4D" w:rsidP="00D01FDE">
      <w:pPr>
        <w:jc w:val="both"/>
        <w:rPr>
          <w:del w:id="37" w:author="marcazal" w:date="2015-08-19T08:40:00Z"/>
        </w:rPr>
      </w:pPr>
      <w:del w:id="38" w:author="marcazal" w:date="2015-08-19T08:40:00Z">
        <w:r w:rsidDel="002E66FC">
          <w:delText>y una breve discusión acerca del enfoque tomado para el modelado de widgets con MoWebA.</w:delText>
        </w:r>
      </w:del>
    </w:p>
    <w:p w:rsidR="002C7448" w:rsidRPr="001462F3" w:rsidRDefault="000F7D06" w:rsidP="00D01FDE">
      <w:pPr>
        <w:jc w:val="both"/>
        <w:rPr>
          <w:b/>
          <w:caps/>
        </w:rPr>
      </w:pPr>
      <w:r w:rsidRPr="001462F3">
        <w:rPr>
          <w:b/>
          <w:caps/>
        </w:rPr>
        <w:t xml:space="preserve">3.1 </w:t>
      </w:r>
      <w:commentRangeStart w:id="39"/>
      <w:commentRangeStart w:id="40"/>
      <w:r w:rsidRPr="001462F3">
        <w:rPr>
          <w:b/>
          <w:caps/>
        </w:rPr>
        <w:t>El enfoque utilizado con MoWebA para la generación de interfaces enriquecidas</w:t>
      </w:r>
      <w:r w:rsidR="00A53608">
        <w:rPr>
          <w:rStyle w:val="Refdecomentario"/>
        </w:rPr>
        <w:commentReference w:id="41"/>
      </w:r>
      <w:commentRangeEnd w:id="39"/>
      <w:r w:rsidR="00991DB8">
        <w:rPr>
          <w:rStyle w:val="Refdecomentario"/>
        </w:rPr>
        <w:commentReference w:id="39"/>
      </w:r>
      <w:commentRangeEnd w:id="40"/>
      <w:r w:rsidR="002E66FC">
        <w:rPr>
          <w:rStyle w:val="Refdecomentario"/>
        </w:rPr>
        <w:commentReference w:id="40"/>
      </w:r>
    </w:p>
    <w:p w:rsidR="00723BF5" w:rsidRDefault="00E71215" w:rsidP="00D01FDE">
      <w:pPr>
        <w:jc w:val="both"/>
        <w:rPr>
          <w:ins w:id="42" w:author="marcazal" w:date="2015-06-23T03:15:00Z"/>
        </w:rPr>
      </w:pPr>
      <w:commentRangeStart w:id="43"/>
      <w:commentRangeStart w:id="44"/>
      <w:r>
        <w:lastRenderedPageBreak/>
        <w:t xml:space="preserve">La </w:t>
      </w:r>
      <w:fldSimple w:instr=" REF _Ref422257866 \h  \* MERGEFORMAT ">
        <w:r w:rsidRPr="001028F0">
          <w:rPr>
            <w:color w:val="000000" w:themeColor="text1"/>
          </w:rPr>
          <w:t>Figur</w:t>
        </w:r>
        <w:r w:rsidRPr="001028F0">
          <w:rPr>
            <w:color w:val="000000" w:themeColor="text1"/>
          </w:rPr>
          <w:t>a</w:t>
        </w:r>
        <w:r w:rsidRPr="001028F0">
          <w:rPr>
            <w:color w:val="000000" w:themeColor="text1"/>
          </w:rPr>
          <w:t xml:space="preserve"> </w:t>
        </w:r>
        <w:r>
          <w:rPr>
            <w:color w:val="000000" w:themeColor="text1"/>
          </w:rPr>
          <w:t>1</w:t>
        </w:r>
      </w:fldSimple>
      <w:commentRangeEnd w:id="43"/>
      <w:r>
        <w:rPr>
          <w:rStyle w:val="Refdecomentario"/>
        </w:rPr>
        <w:commentReference w:id="43"/>
      </w:r>
      <w:commentRangeEnd w:id="44"/>
      <w:r w:rsidR="002E66FC">
        <w:rPr>
          <w:rStyle w:val="Refdecomentario"/>
        </w:rPr>
        <w:commentReference w:id="44"/>
      </w:r>
      <w:r>
        <w:t xml:space="preserve"> representa el </w:t>
      </w:r>
      <w:r w:rsidR="000F7D06">
        <w:t xml:space="preserve">proceso tenido en cuenta en este trabajo de fin de carrera para el modelado y generación de interfaces enriquecidas (también conocidos como los </w:t>
      </w:r>
      <w:proofErr w:type="spellStart"/>
      <w:r w:rsidR="000F7D06" w:rsidRPr="000F7D06">
        <w:rPr>
          <w:i/>
        </w:rPr>
        <w:t>front-ends</w:t>
      </w:r>
      <w:proofErr w:type="spellEnd"/>
      <w:r w:rsidR="000F7D06">
        <w:t xml:space="preserve"> de las aplicaciones).</w:t>
      </w:r>
      <w:ins w:id="45" w:author="marcazal" w:date="2015-06-23T02:16:00Z">
        <w:r w:rsidR="00BC5BED">
          <w:t xml:space="preserve"> </w:t>
        </w:r>
      </w:ins>
      <w:ins w:id="46" w:author="marcazal" w:date="2015-06-23T03:09:00Z">
        <w:r w:rsidR="00723BF5">
          <w:t>Como puede apreciarse, las fases de desarrollo son similares a las presentadas en el capitulo anterior.</w:t>
        </w:r>
      </w:ins>
      <w:ins w:id="47" w:author="marcazal" w:date="2015-06-23T03:10:00Z">
        <w:r w:rsidR="00723BF5">
          <w:t xml:space="preserve"> Sin embargo, </w:t>
        </w:r>
      </w:ins>
      <w:ins w:id="48" w:author="marcazal" w:date="2015-09-05T12:15:00Z">
        <w:r w:rsidR="0044160A">
          <w:t xml:space="preserve">tanto el </w:t>
        </w:r>
        <w:proofErr w:type="spellStart"/>
        <w:r w:rsidR="0044160A">
          <w:t>metamodelo</w:t>
        </w:r>
        <w:proofErr w:type="spellEnd"/>
        <w:r w:rsidR="0044160A">
          <w:t xml:space="preserve"> de contenido de </w:t>
        </w:r>
        <w:proofErr w:type="spellStart"/>
        <w:r w:rsidR="0044160A">
          <w:t>MoWebA</w:t>
        </w:r>
        <w:proofErr w:type="spellEnd"/>
        <w:r w:rsidR="0044160A">
          <w:t xml:space="preserve"> como tambi</w:t>
        </w:r>
      </w:ins>
      <w:ins w:id="49" w:author="marcazal" w:date="2015-09-05T12:16:00Z">
        <w:r w:rsidR="0044160A">
          <w:t xml:space="preserve">én su </w:t>
        </w:r>
      </w:ins>
      <w:ins w:id="50" w:author="marcazal" w:date="2015-06-23T03:10:00Z">
        <w:r w:rsidR="00723BF5">
          <w:t>el perfil</w:t>
        </w:r>
      </w:ins>
      <w:ins w:id="51" w:author="marcazal" w:date="2015-06-23T03:12:00Z">
        <w:r w:rsidR="00723BF5">
          <w:t xml:space="preserve">, </w:t>
        </w:r>
      </w:ins>
      <w:ins w:id="52" w:author="marcazal" w:date="2015-06-23T03:10:00Z">
        <w:r w:rsidR="00723BF5">
          <w:t>ha</w:t>
        </w:r>
      </w:ins>
      <w:ins w:id="53" w:author="marcazal" w:date="2015-09-05T12:16:00Z">
        <w:r w:rsidR="0044160A">
          <w:t>n</w:t>
        </w:r>
      </w:ins>
      <w:ins w:id="54" w:author="marcazal" w:date="2015-06-23T03:10:00Z">
        <w:r w:rsidR="00723BF5">
          <w:t xml:space="preserve"> sido extendido</w:t>
        </w:r>
      </w:ins>
      <w:ins w:id="55" w:author="marcazal" w:date="2015-09-05T12:16:00Z">
        <w:r w:rsidR="0044160A">
          <w:t>s</w:t>
        </w:r>
      </w:ins>
      <w:ins w:id="56" w:author="marcazal" w:date="2015-06-23T03:10:00Z">
        <w:r w:rsidR="00723BF5">
          <w:t xml:space="preserve"> con nuevos elementos de interfaz de usuario que son </w:t>
        </w:r>
      </w:ins>
      <w:ins w:id="57" w:author="marcazal" w:date="2015-06-23T03:12:00Z">
        <w:r w:rsidR="00723BF5">
          <w:t>típic</w:t>
        </w:r>
      </w:ins>
      <w:ins w:id="58" w:author="marcazal" w:date="2015-06-23T03:13:00Z">
        <w:r w:rsidR="00723BF5">
          <w:t>o</w:t>
        </w:r>
      </w:ins>
      <w:ins w:id="59" w:author="marcazal" w:date="2015-06-23T03:12:00Z">
        <w:r w:rsidR="00723BF5">
          <w:t>s</w:t>
        </w:r>
      </w:ins>
      <w:ins w:id="60" w:author="marcazal" w:date="2015-06-23T03:10:00Z">
        <w:r w:rsidR="00723BF5">
          <w:t xml:space="preserve"> </w:t>
        </w:r>
      </w:ins>
      <w:ins w:id="61" w:author="marcazal" w:date="2015-06-23T03:12:00Z">
        <w:r w:rsidR="00723BF5">
          <w:t xml:space="preserve">de las </w:t>
        </w:r>
        <w:del w:id="62" w:author="Ivan Lopez" w:date="2015-09-04T18:28:00Z">
          <w:r w:rsidR="00723BF5" w:rsidDel="0050177C">
            <w:delText>RIAs</w:delText>
          </w:r>
        </w:del>
      </w:ins>
      <w:ins w:id="63" w:author="Ivan Lopez" w:date="2015-09-04T18:28:00Z">
        <w:r w:rsidR="0050177C">
          <w:t>RIA</w:t>
        </w:r>
      </w:ins>
      <w:ins w:id="64" w:author="marcazal" w:date="2015-06-23T03:13:00Z">
        <w:r w:rsidR="00723BF5">
          <w:t xml:space="preserve">. </w:t>
        </w:r>
      </w:ins>
      <w:r w:rsidR="00346DEB">
        <w:t>También</w:t>
      </w:r>
      <w:ins w:id="65" w:author="marcazal" w:date="2015-06-23T03:13:00Z">
        <w:r w:rsidR="00723BF5">
          <w:t xml:space="preserve"> las plantillas de transformación, han sido adaptadas para generar el </w:t>
        </w:r>
      </w:ins>
      <w:ins w:id="66" w:author="marcazal" w:date="2015-06-23T03:14:00Z">
        <w:r w:rsidR="00723BF5">
          <w:t>código</w:t>
        </w:r>
      </w:ins>
      <w:ins w:id="67" w:author="marcazal" w:date="2015-06-23T03:13:00Z">
        <w:r w:rsidR="00723BF5">
          <w:t xml:space="preserve"> </w:t>
        </w:r>
      </w:ins>
      <w:ins w:id="68" w:author="marcazal" w:date="2015-06-23T03:14:00Z">
        <w:r w:rsidR="00723BF5">
          <w:t xml:space="preserve">correspondiente a cada uno de los nuevos elementos de interfaz </w:t>
        </w:r>
        <w:del w:id="69" w:author="Ivan Lopez" w:date="2015-09-04T18:28:00Z">
          <w:r w:rsidR="00723BF5" w:rsidDel="0050177C">
            <w:delText>RIA</w:delText>
          </w:r>
        </w:del>
      </w:ins>
      <w:ins w:id="70" w:author="marcazal" w:date="2015-06-23T21:30:00Z">
        <w:del w:id="71" w:author="Ivan Lopez" w:date="2015-09-04T18:28:00Z">
          <w:r w:rsidR="005826AB" w:rsidDel="0050177C">
            <w:delText>s</w:delText>
          </w:r>
        </w:del>
      </w:ins>
      <w:ins w:id="72" w:author="Ivan Lopez" w:date="2015-09-04T18:28:00Z">
        <w:r w:rsidR="0050177C">
          <w:t>RIA</w:t>
        </w:r>
      </w:ins>
      <w:ins w:id="73" w:author="marcazal" w:date="2015-06-23T03:14:00Z">
        <w:r w:rsidR="00723BF5">
          <w:t xml:space="preserve"> que han sido agregados.</w:t>
        </w:r>
      </w:ins>
      <w:ins w:id="74" w:author="marcazal" w:date="2015-06-23T03:15:00Z">
        <w:r w:rsidR="00723BF5">
          <w:t xml:space="preserve"> </w:t>
        </w:r>
      </w:ins>
    </w:p>
    <w:p w:rsidR="0065625E" w:rsidRDefault="00346DEB" w:rsidP="00507031">
      <w:pPr>
        <w:jc w:val="both"/>
      </w:pPr>
      <w:ins w:id="75" w:author="Ivan Lopez" w:date="2015-06-23T14:42:00Z">
        <w:r>
          <w:t xml:space="preserve">A diferencia del enfoque de presentación de </w:t>
        </w:r>
        <w:proofErr w:type="spellStart"/>
        <w:r>
          <w:t>MoWebA</w:t>
        </w:r>
        <w:proofErr w:type="spellEnd"/>
        <w:r>
          <w:t xml:space="preserve"> en su forma original</w:t>
        </w:r>
      </w:ins>
      <w:ins w:id="76" w:author="marcazal" w:date="2015-06-23T21:36:00Z">
        <w:r w:rsidR="005826AB">
          <w:t>,</w:t>
        </w:r>
      </w:ins>
      <w:ins w:id="77" w:author="Ivan Lopez" w:date="2015-06-23T14:42:00Z">
        <w:r>
          <w:t xml:space="preserve"> que genera código HTML para los elementos de interfaz </w:t>
        </w:r>
      </w:ins>
      <w:ins w:id="78" w:author="Ivan Lopez" w:date="2015-06-23T14:44:00Z">
        <w:r>
          <w:t xml:space="preserve">de </w:t>
        </w:r>
      </w:ins>
      <w:ins w:id="79" w:author="Ivan Lopez" w:date="2015-06-23T14:42:00Z">
        <w:r>
          <w:t>la web 1.0 y CSS para la estructura de cada uno de los elementos</w:t>
        </w:r>
      </w:ins>
      <w:ins w:id="80" w:author="Ivan Lopez" w:date="2015-06-23T14:44:00Z">
        <w:r>
          <w:t xml:space="preserve"> dentro de las páginas, en </w:t>
        </w:r>
        <w:proofErr w:type="spellStart"/>
        <w:r>
          <w:t>MoWebA</w:t>
        </w:r>
        <w:proofErr w:type="spellEnd"/>
        <w:r>
          <w:t xml:space="preserve"> extendido, se genera </w:t>
        </w:r>
      </w:ins>
      <w:ins w:id="81" w:author="Ivan Lopez" w:date="2015-06-23T14:45:00Z">
        <w:r>
          <w:t>código</w:t>
        </w:r>
      </w:ins>
      <w:ins w:id="82" w:author="Ivan Lopez" w:date="2015-06-23T14:44:00Z">
        <w:r>
          <w:t xml:space="preserve"> </w:t>
        </w:r>
      </w:ins>
      <w:ins w:id="83" w:author="Ivan Lopez" w:date="2015-06-23T14:45:00Z">
        <w:r>
          <w:t xml:space="preserve">HTML y </w:t>
        </w:r>
        <w:proofErr w:type="spellStart"/>
        <w:r w:rsidR="008F2327" w:rsidRPr="008F2327">
          <w:rPr>
            <w:i/>
          </w:rPr>
          <w:t>Javascript</w:t>
        </w:r>
        <w:proofErr w:type="spellEnd"/>
        <w:r>
          <w:t xml:space="preserve"> para la</w:t>
        </w:r>
        <w:del w:id="84" w:author="marcazal" w:date="2015-06-23T21:33:00Z">
          <w:r w:rsidDel="005826AB">
            <w:delText>s</w:delText>
          </w:r>
        </w:del>
        <w:r>
          <w:t xml:space="preserve"> plataforma</w:t>
        </w:r>
        <w:del w:id="85" w:author="marcazal" w:date="2015-06-23T21:33:00Z">
          <w:r w:rsidDel="005826AB">
            <w:delText>s</w:delText>
          </w:r>
        </w:del>
        <w:r>
          <w:t xml:space="preserve"> </w:t>
        </w:r>
        <w:proofErr w:type="spellStart"/>
        <w:r w:rsidR="008F2327" w:rsidRPr="008F2327">
          <w:rPr>
            <w:i/>
          </w:rPr>
          <w:t>jQueryUI</w:t>
        </w:r>
      </w:ins>
      <w:proofErr w:type="spellEnd"/>
      <w:ins w:id="86" w:author="marcazal" w:date="2015-06-23T21:37:00Z">
        <w:r w:rsidR="0099201A">
          <w:rPr>
            <w:i/>
          </w:rPr>
          <w:t>,</w:t>
        </w:r>
      </w:ins>
      <w:ins w:id="87" w:author="marcazal" w:date="2015-06-23T21:33:00Z">
        <w:r w:rsidR="005826AB">
          <w:rPr>
            <w:i/>
          </w:rPr>
          <w:t xml:space="preserve"> </w:t>
        </w:r>
      </w:ins>
      <w:ins w:id="88" w:author="marcazal" w:date="2015-06-23T21:37:00Z">
        <w:r w:rsidR="005826AB">
          <w:t xml:space="preserve">específicamente </w:t>
        </w:r>
        <w:r w:rsidR="0099201A">
          <w:t xml:space="preserve">el </w:t>
        </w:r>
        <w:r w:rsidR="005826AB">
          <w:t xml:space="preserve">código </w:t>
        </w:r>
      </w:ins>
      <w:ins w:id="89" w:author="marcazal" w:date="2015-06-23T21:33:00Z">
        <w:r w:rsidR="005826AB">
          <w:t xml:space="preserve">para los </w:t>
        </w:r>
        <w:proofErr w:type="spellStart"/>
        <w:r w:rsidR="008F2327" w:rsidRPr="008F2327">
          <w:rPr>
            <w:i/>
          </w:rPr>
          <w:t>widgets</w:t>
        </w:r>
        <w:proofErr w:type="spellEnd"/>
        <w:r w:rsidR="005826AB">
          <w:t xml:space="preserve"> </w:t>
        </w:r>
        <w:proofErr w:type="spellStart"/>
        <w:r w:rsidR="008F2327" w:rsidRPr="008F2327">
          <w:rPr>
            <w:i/>
          </w:rPr>
          <w:t>RichAccordion</w:t>
        </w:r>
        <w:proofErr w:type="spellEnd"/>
        <w:r w:rsidR="005826AB">
          <w:t xml:space="preserve">, </w:t>
        </w:r>
        <w:proofErr w:type="spellStart"/>
        <w:r w:rsidR="008F2327" w:rsidRPr="008F2327">
          <w:rPr>
            <w:i/>
          </w:rPr>
          <w:t>RichTabs</w:t>
        </w:r>
        <w:proofErr w:type="spellEnd"/>
        <w:r w:rsidR="005826AB">
          <w:t xml:space="preserve">, </w:t>
        </w:r>
        <w:proofErr w:type="spellStart"/>
        <w:r w:rsidR="008F2327" w:rsidRPr="008F2327">
          <w:rPr>
            <w:i/>
          </w:rPr>
          <w:t>RichDatePicker</w:t>
        </w:r>
        <w:proofErr w:type="spellEnd"/>
        <w:r w:rsidR="005826AB">
          <w:t xml:space="preserve">, </w:t>
        </w:r>
        <w:proofErr w:type="spellStart"/>
        <w:r w:rsidR="008F2327" w:rsidRPr="008F2327">
          <w:rPr>
            <w:i/>
          </w:rPr>
          <w:t>RichTooltip</w:t>
        </w:r>
        <w:proofErr w:type="spellEnd"/>
        <w:r w:rsidR="005826AB">
          <w:t xml:space="preserve">, y </w:t>
        </w:r>
      </w:ins>
      <w:proofErr w:type="spellStart"/>
      <w:ins w:id="90" w:author="marcazal" w:date="2015-06-23T21:36:00Z">
        <w:r w:rsidR="008F2327" w:rsidRPr="008F2327">
          <w:rPr>
            <w:i/>
          </w:rPr>
          <w:t>RichAutoSuggest</w:t>
        </w:r>
      </w:ins>
      <w:proofErr w:type="spellEnd"/>
      <w:ins w:id="91" w:author="Ivan Lopez" w:date="2015-06-23T14:45:00Z">
        <w:r>
          <w:t xml:space="preserve"> y </w:t>
        </w:r>
        <w:proofErr w:type="spellStart"/>
        <w:r w:rsidR="008F2327" w:rsidRPr="008F2327">
          <w:rPr>
            <w:i/>
          </w:rPr>
          <w:t>jQuery</w:t>
        </w:r>
        <w:proofErr w:type="spellEnd"/>
        <w:r w:rsidR="008F2327" w:rsidRPr="008F2327">
          <w:rPr>
            <w:i/>
          </w:rPr>
          <w:t xml:space="preserve"> </w:t>
        </w:r>
      </w:ins>
      <w:proofErr w:type="spellStart"/>
      <w:ins w:id="92" w:author="Ivan Lopez" w:date="2015-06-23T14:46:00Z">
        <w:r w:rsidR="008F2327" w:rsidRPr="008F2327">
          <w:rPr>
            <w:i/>
          </w:rPr>
          <w:t>Validation</w:t>
        </w:r>
        <w:proofErr w:type="spellEnd"/>
        <w:r w:rsidR="008F2327" w:rsidRPr="008F2327">
          <w:rPr>
            <w:i/>
          </w:rPr>
          <w:t xml:space="preserve"> </w:t>
        </w:r>
        <w:proofErr w:type="spellStart"/>
        <w:r w:rsidR="008F2327" w:rsidRPr="008F2327">
          <w:rPr>
            <w:i/>
          </w:rPr>
          <w:t>plug</w:t>
        </w:r>
        <w:proofErr w:type="spellEnd"/>
        <w:r w:rsidR="008F2327" w:rsidRPr="008F2327">
          <w:rPr>
            <w:i/>
          </w:rPr>
          <w:t>-in</w:t>
        </w:r>
      </w:ins>
      <w:ins w:id="93" w:author="Ivan Lopez" w:date="2015-06-23T14:42:00Z">
        <w:r>
          <w:t xml:space="preserve"> </w:t>
        </w:r>
      </w:ins>
      <w:ins w:id="94" w:author="Ivan Lopez" w:date="2015-06-23T14:46:00Z">
        <w:r>
          <w:t>para</w:t>
        </w:r>
      </w:ins>
      <w:ins w:id="95" w:author="marcazal" w:date="2015-06-23T21:38:00Z">
        <w:r w:rsidR="0099201A">
          <w:t xml:space="preserve"> los </w:t>
        </w:r>
        <w:proofErr w:type="spellStart"/>
        <w:r w:rsidR="0099201A">
          <w:t>dieversos</w:t>
        </w:r>
        <w:proofErr w:type="spellEnd"/>
        <w:r w:rsidR="0099201A">
          <w:t xml:space="preserve"> tipos de validaci</w:t>
        </w:r>
      </w:ins>
      <w:ins w:id="96" w:author="marcazal" w:date="2015-06-23T21:39:00Z">
        <w:r w:rsidR="0099201A">
          <w:t>ón local</w:t>
        </w:r>
      </w:ins>
      <w:ins w:id="97" w:author="Ivan Lopez" w:date="2015-09-04T18:38:00Z">
        <w:r w:rsidR="0050177C">
          <w:t xml:space="preserve"> de campos</w:t>
        </w:r>
      </w:ins>
      <w:ins w:id="98" w:author="marcazal" w:date="2015-06-23T21:39:00Z">
        <w:r w:rsidR="0099201A">
          <w:t>.</w:t>
        </w:r>
      </w:ins>
      <w:ins w:id="99" w:author="Ivan Lopez" w:date="2015-06-23T14:46:00Z">
        <w:r>
          <w:t xml:space="preserve">  De igual manera, que en su forma original, es posible </w:t>
        </w:r>
        <w:proofErr w:type="spellStart"/>
        <w:r>
          <w:t>generasr</w:t>
        </w:r>
        <w:proofErr w:type="spellEnd"/>
        <w:r>
          <w:t xml:space="preserve"> el </w:t>
        </w:r>
      </w:ins>
      <w:ins w:id="100" w:author="Ivan Lopez" w:date="2015-06-23T14:47:00Z">
        <w:r>
          <w:t>código CSS para estructurar cada uno de los elementos de interfaz enriquecidos (o no)</w:t>
        </w:r>
      </w:ins>
      <w:ins w:id="101" w:author="Ivan Lopez" w:date="2015-09-04T18:40:00Z">
        <w:r w:rsidR="00F52DFF">
          <w:t>.</w:t>
        </w:r>
      </w:ins>
      <w:ins w:id="102" w:author="marcazal" w:date="2015-06-23T03:33:00Z">
        <w:del w:id="103" w:author="Ivan Lopez" w:date="2015-09-04T18:40:00Z">
          <w:r w:rsidR="0039694A" w:rsidDel="00F52DFF">
            <w:delText xml:space="preserve"> (</w:delText>
          </w:r>
        </w:del>
      </w:ins>
      <w:ins w:id="104" w:author="marcazal" w:date="2015-06-23T03:22:00Z">
        <w:del w:id="105" w:author="Ivan Lopez" w:date="2015-09-04T18:39:00Z">
          <w:r w:rsidR="00934F3B" w:rsidDel="00F52DFF">
            <w:delText xml:space="preserve"> </w:delText>
          </w:r>
        </w:del>
      </w:ins>
      <w:r w:rsidR="000F7D06">
        <w:t xml:space="preserve"> </w:t>
      </w:r>
      <w:r w:rsidR="009F0997">
        <w:t>Finalmente  la</w:t>
      </w:r>
      <w:r w:rsidR="0022570F">
        <w:t>s</w:t>
      </w:r>
      <w:r w:rsidR="009F0997">
        <w:t xml:space="preserve"> libre</w:t>
      </w:r>
      <w:r w:rsidR="0022570F">
        <w:t>r</w:t>
      </w:r>
      <w:r w:rsidR="009F0997">
        <w:t>ía</w:t>
      </w:r>
      <w:r w:rsidR="0022570F">
        <w:t>s</w:t>
      </w:r>
      <w:r w:rsidR="009F0997">
        <w:t xml:space="preserve"> </w:t>
      </w:r>
      <w:del w:id="106" w:author="Ivan Lopez" w:date="2015-06-22T17:58:00Z">
        <w:r w:rsidR="009F0997" w:rsidDel="007F6B7F">
          <w:delText>j</w:delText>
        </w:r>
      </w:del>
      <w:proofErr w:type="spellStart"/>
      <w:ins w:id="107" w:author="Ivan Lopez" w:date="2015-06-22T17:59:00Z">
        <w:r w:rsidR="008F2327" w:rsidRPr="008F2327">
          <w:rPr>
            <w:i/>
          </w:rPr>
          <w:t>J</w:t>
        </w:r>
      </w:ins>
      <w:r w:rsidR="008F2327" w:rsidRPr="008F2327">
        <w:rPr>
          <w:i/>
        </w:rPr>
        <w:t>avascript</w:t>
      </w:r>
      <w:proofErr w:type="spellEnd"/>
      <w:r w:rsidR="008F2327" w:rsidRPr="008F2327">
        <w:rPr>
          <w:i/>
        </w:rPr>
        <w:t xml:space="preserve"> </w:t>
      </w:r>
      <w:proofErr w:type="spellStart"/>
      <w:r w:rsidR="008F2327" w:rsidRPr="008F2327">
        <w:rPr>
          <w:i/>
        </w:rPr>
        <w:t>jQueryUI</w:t>
      </w:r>
      <w:proofErr w:type="spellEnd"/>
      <w:r w:rsidR="004F23D2">
        <w:t xml:space="preserve"> </w:t>
      </w:r>
      <w:r w:rsidR="0022570F">
        <w:t xml:space="preserve">y </w:t>
      </w:r>
      <w:proofErr w:type="spellStart"/>
      <w:r w:rsidR="008F2327" w:rsidRPr="008F2327">
        <w:rPr>
          <w:i/>
        </w:rPr>
        <w:t>jQuery</w:t>
      </w:r>
      <w:proofErr w:type="spellEnd"/>
      <w:r w:rsidR="008F2327" w:rsidRPr="008F2327">
        <w:rPr>
          <w:i/>
        </w:rPr>
        <w:t xml:space="preserve"> </w:t>
      </w:r>
      <w:proofErr w:type="spellStart"/>
      <w:r w:rsidR="008F2327" w:rsidRPr="008F2327">
        <w:rPr>
          <w:i/>
        </w:rPr>
        <w:t>Validation</w:t>
      </w:r>
      <w:proofErr w:type="spellEnd"/>
      <w:del w:id="108" w:author="Vaio" w:date="2015-06-16T23:05:00Z">
        <w:r w:rsidR="008F2327" w:rsidRPr="008F2327">
          <w:rPr>
            <w:i/>
          </w:rPr>
          <w:delText>se</w:delText>
        </w:r>
      </w:del>
      <w:r w:rsidR="008F2327" w:rsidRPr="008F2327">
        <w:rPr>
          <w:i/>
        </w:rPr>
        <w:t xml:space="preserve"> </w:t>
      </w:r>
      <w:proofErr w:type="spellStart"/>
      <w:r w:rsidR="008F2327" w:rsidRPr="008F2327">
        <w:rPr>
          <w:i/>
        </w:rPr>
        <w:t>Plugin</w:t>
      </w:r>
      <w:proofErr w:type="spellEnd"/>
      <w:r w:rsidR="009F73D4">
        <w:t xml:space="preserve"> se</w:t>
      </w:r>
      <w:r w:rsidR="004F23D2">
        <w:t xml:space="preserve"> </w:t>
      </w:r>
      <w:r w:rsidR="009F73D4">
        <w:t>invocan desde</w:t>
      </w:r>
      <w:r w:rsidR="004F23D2">
        <w:t xml:space="preserve"> </w:t>
      </w:r>
      <w:r w:rsidR="009F73D4">
        <w:t>el</w:t>
      </w:r>
      <w:r w:rsidR="004F23D2">
        <w:t xml:space="preserve"> código fuente generado para </w:t>
      </w:r>
      <w:r w:rsidR="009F0997">
        <w:t xml:space="preserve"> </w:t>
      </w:r>
      <w:r w:rsidR="004F23D2">
        <w:t>tener todas las funcionalidades enriquecidas de la aplicación.</w:t>
      </w:r>
    </w:p>
    <w:p w:rsidR="001028F0" w:rsidRDefault="001028F0">
      <w:r>
        <w:rPr>
          <w:noProof/>
          <w:lang w:val="es-PY" w:eastAsia="es-PY"/>
        </w:rPr>
        <w:drawing>
          <wp:inline distT="0" distB="0" distL="0" distR="0">
            <wp:extent cx="5400040" cy="4109720"/>
            <wp:effectExtent l="19050" t="0" r="0" b="0"/>
            <wp:docPr id="1" name="0 Imagen" descr="metodologiaFinal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ologiaFinalv2.jpg"/>
                    <pic:cNvPicPr/>
                  </pic:nvPicPr>
                  <pic:blipFill>
                    <a:blip r:embed="rId9" cstate="print"/>
                    <a:stretch>
                      <a:fillRect/>
                    </a:stretch>
                  </pic:blipFill>
                  <pic:spPr>
                    <a:xfrm>
                      <a:off x="0" y="0"/>
                      <a:ext cx="5400040" cy="4109720"/>
                    </a:xfrm>
                    <a:prstGeom prst="rect">
                      <a:avLst/>
                    </a:prstGeom>
                  </pic:spPr>
                </pic:pic>
              </a:graphicData>
            </a:graphic>
          </wp:inline>
        </w:drawing>
      </w:r>
    </w:p>
    <w:p w:rsidR="000A627F" w:rsidRPr="001028F0" w:rsidRDefault="001028F0" w:rsidP="00A15776">
      <w:pPr>
        <w:pStyle w:val="Epgrafe"/>
        <w:ind w:left="708" w:firstLine="708"/>
        <w:rPr>
          <w:b w:val="0"/>
          <w:color w:val="000000" w:themeColor="text1"/>
        </w:rPr>
      </w:pPr>
      <w:bookmarkStart w:id="109" w:name="_Ref422257866"/>
      <w:r w:rsidRPr="001028F0">
        <w:rPr>
          <w:color w:val="000000" w:themeColor="text1"/>
        </w:rPr>
        <w:t xml:space="preserve">Figura </w:t>
      </w:r>
      <w:r w:rsidR="000705AC" w:rsidRPr="001028F0">
        <w:rPr>
          <w:color w:val="000000" w:themeColor="text1"/>
        </w:rPr>
        <w:fldChar w:fldCharType="begin"/>
      </w:r>
      <w:r w:rsidRPr="001028F0">
        <w:rPr>
          <w:color w:val="000000" w:themeColor="text1"/>
        </w:rPr>
        <w:instrText xml:space="preserve"> SEQ Figura \* ARABIC </w:instrText>
      </w:r>
      <w:r w:rsidR="000705AC" w:rsidRPr="001028F0">
        <w:rPr>
          <w:color w:val="000000" w:themeColor="text1"/>
        </w:rPr>
        <w:fldChar w:fldCharType="separate"/>
      </w:r>
      <w:r w:rsidR="00287A2D">
        <w:rPr>
          <w:noProof/>
          <w:color w:val="000000" w:themeColor="text1"/>
        </w:rPr>
        <w:t>1</w:t>
      </w:r>
      <w:r w:rsidR="000705AC" w:rsidRPr="001028F0">
        <w:rPr>
          <w:color w:val="000000" w:themeColor="text1"/>
        </w:rPr>
        <w:fldChar w:fldCharType="end"/>
      </w:r>
      <w:bookmarkEnd w:id="109"/>
      <w:r w:rsidRPr="001028F0">
        <w:rPr>
          <w:b w:val="0"/>
          <w:color w:val="000000" w:themeColor="text1"/>
        </w:rPr>
        <w:t xml:space="preserve"> Fases de desarrollo para </w:t>
      </w:r>
      <w:r w:rsidR="00A15776">
        <w:rPr>
          <w:b w:val="0"/>
          <w:color w:val="000000" w:themeColor="text1"/>
        </w:rPr>
        <w:t xml:space="preserve">la propuesta de extensión a </w:t>
      </w:r>
      <w:proofErr w:type="spellStart"/>
      <w:r w:rsidR="00A15776">
        <w:rPr>
          <w:b w:val="0"/>
          <w:color w:val="000000" w:themeColor="text1"/>
        </w:rPr>
        <w:t>MoWebA</w:t>
      </w:r>
      <w:proofErr w:type="spellEnd"/>
    </w:p>
    <w:p w:rsidR="003A5F57" w:rsidRPr="008E6693" w:rsidRDefault="00AA3AEF" w:rsidP="003A5F57">
      <w:pPr>
        <w:spacing w:after="0"/>
        <w:rPr>
          <w:b/>
          <w:caps/>
        </w:rPr>
      </w:pPr>
      <w:del w:id="110" w:author="marcazal" w:date="2015-09-06T18:25:00Z">
        <w:r w:rsidRPr="008E6693" w:rsidDel="00E92587">
          <w:rPr>
            <w:b/>
            <w:caps/>
          </w:rPr>
          <w:delText xml:space="preserve"> </w:delText>
        </w:r>
      </w:del>
      <w:r w:rsidR="006805D5" w:rsidRPr="008E6693">
        <w:rPr>
          <w:b/>
          <w:caps/>
        </w:rPr>
        <w:t>3.</w:t>
      </w:r>
      <w:r w:rsidR="00F41457">
        <w:rPr>
          <w:b/>
          <w:caps/>
        </w:rPr>
        <w:t>2</w:t>
      </w:r>
      <w:r w:rsidR="003A5F57" w:rsidRPr="008E6693">
        <w:rPr>
          <w:b/>
          <w:caps/>
        </w:rPr>
        <w:t xml:space="preserve"> </w:t>
      </w:r>
      <w:r w:rsidR="00553BA3" w:rsidRPr="008E6693">
        <w:rPr>
          <w:b/>
          <w:caps/>
        </w:rPr>
        <w:t>–</w:t>
      </w:r>
      <w:r w:rsidR="003A5F57" w:rsidRPr="008E6693">
        <w:rPr>
          <w:b/>
          <w:caps/>
        </w:rPr>
        <w:t xml:space="preserve"> </w:t>
      </w:r>
      <w:r w:rsidR="00553BA3" w:rsidRPr="008E6693">
        <w:rPr>
          <w:b/>
          <w:caps/>
        </w:rPr>
        <w:t>Extensiones a l</w:t>
      </w:r>
      <w:r w:rsidR="003A5F57" w:rsidRPr="008E6693">
        <w:rPr>
          <w:b/>
          <w:caps/>
        </w:rPr>
        <w:t>a capa de presentación de MoWebA.</w:t>
      </w:r>
    </w:p>
    <w:p w:rsidR="00D35B84" w:rsidRDefault="00D35B84" w:rsidP="003A5F57">
      <w:pPr>
        <w:spacing w:after="0"/>
      </w:pPr>
    </w:p>
    <w:p w:rsidR="006C7698" w:rsidRDefault="006C7698" w:rsidP="00507031">
      <w:pPr>
        <w:spacing w:after="0"/>
        <w:jc w:val="both"/>
      </w:pPr>
      <w:r>
        <w:lastRenderedPageBreak/>
        <w:t xml:space="preserve">El objetivo de este trabajo de tesis es agregar nuevos elementos al </w:t>
      </w:r>
      <w:proofErr w:type="spellStart"/>
      <w:r>
        <w:t>metamodelo</w:t>
      </w:r>
      <w:proofErr w:type="spellEnd"/>
      <w:r>
        <w:t xml:space="preserve"> de contenido, precisamente elementos de la</w:t>
      </w:r>
      <w:r w:rsidR="009F73D4">
        <w:t>s</w:t>
      </w:r>
      <w:r>
        <w:t xml:space="preserve"> </w:t>
      </w:r>
      <w:r w:rsidR="009F73D4">
        <w:t>RIA</w:t>
      </w:r>
      <w:r>
        <w:t>, que son los widgets interactivos</w:t>
      </w:r>
      <w:r w:rsidR="00553BA3">
        <w:t xml:space="preserve"> y la validación en el lado</w:t>
      </w:r>
      <w:r w:rsidR="003B3B1E">
        <w:t xml:space="preserve"> del </w:t>
      </w:r>
      <w:r w:rsidR="00553BA3">
        <w:t xml:space="preserve">cliente </w:t>
      </w:r>
      <w:r w:rsidR="003B3B1E">
        <w:t xml:space="preserve">en los </w:t>
      </w:r>
      <w:r w:rsidR="00553BA3">
        <w:t>formularios. Estos nuevos elementos</w:t>
      </w:r>
      <w:r>
        <w:t xml:space="preserve"> serán modelados en primera instancia y luego traducidos a código por medio de una transformación M2T.</w:t>
      </w:r>
      <w:r w:rsidR="00553BA3">
        <w:t xml:space="preserve"> Las extensiones se llevarán a cabo en el </w:t>
      </w:r>
      <w:proofErr w:type="spellStart"/>
      <w:r w:rsidR="00553BA3">
        <w:t>metamodelo</w:t>
      </w:r>
      <w:proofErr w:type="spellEnd"/>
      <w:r w:rsidR="00553BA3">
        <w:t xml:space="preserve"> de contenido para obtener la nueva representación de la sintaxis abstracta</w:t>
      </w:r>
      <w:r w:rsidR="003B3B1E">
        <w:t>.</w:t>
      </w:r>
      <w:r w:rsidR="00553BA3">
        <w:t xml:space="preserve"> </w:t>
      </w:r>
      <w:r w:rsidR="003B3B1E">
        <w:t>De manera</w:t>
      </w:r>
      <w:r w:rsidR="00553BA3">
        <w:t xml:space="preserve"> correspondiente</w:t>
      </w:r>
      <w:r w:rsidR="003B3B1E">
        <w:t xml:space="preserve"> también se </w:t>
      </w:r>
      <w:r w:rsidR="00A74B74">
        <w:t>extenderá</w:t>
      </w:r>
      <w:r w:rsidR="003B3B1E">
        <w:t xml:space="preserve"> el</w:t>
      </w:r>
      <w:r w:rsidR="00553BA3">
        <w:t xml:space="preserve"> perfil que permitirá</w:t>
      </w:r>
      <w:r w:rsidR="00185FED">
        <w:t xml:space="preserve"> el modelado de la sintaxis concreta, precisamente los </w:t>
      </w:r>
      <w:r w:rsidR="00553BA3">
        <w:t xml:space="preserve">diversos </w:t>
      </w:r>
      <w:r w:rsidR="00185FED">
        <w:t xml:space="preserve">modelos </w:t>
      </w:r>
      <w:r w:rsidR="00553BA3">
        <w:t>PIM</w:t>
      </w:r>
      <w:r w:rsidR="00185FED">
        <w:t xml:space="preserve"> representados con diagramas UML.</w:t>
      </w:r>
    </w:p>
    <w:p w:rsidR="008E6693" w:rsidRDefault="008E6693" w:rsidP="003A5F57">
      <w:pPr>
        <w:spacing w:after="0"/>
      </w:pPr>
    </w:p>
    <w:p w:rsidR="003A5F57" w:rsidRDefault="00F41457" w:rsidP="003A5F57">
      <w:pPr>
        <w:spacing w:after="0"/>
        <w:rPr>
          <w:b/>
          <w:caps/>
        </w:rPr>
      </w:pPr>
      <w:r>
        <w:rPr>
          <w:b/>
          <w:caps/>
        </w:rPr>
        <w:t>3.2</w:t>
      </w:r>
      <w:r w:rsidR="008E6693">
        <w:rPr>
          <w:b/>
          <w:caps/>
        </w:rPr>
        <w:t>.1</w:t>
      </w:r>
      <w:r>
        <w:rPr>
          <w:b/>
          <w:caps/>
        </w:rPr>
        <w:t xml:space="preserve"> - </w:t>
      </w:r>
      <w:ins w:id="111" w:author="marcazal" w:date="2015-09-05T15:19:00Z">
        <w:r w:rsidR="005B5C84">
          <w:rPr>
            <w:b/>
            <w:caps/>
          </w:rPr>
          <w:t xml:space="preserve">extensiones a </w:t>
        </w:r>
      </w:ins>
      <w:commentRangeStart w:id="112"/>
      <w:commentRangeStart w:id="113"/>
      <w:r>
        <w:rPr>
          <w:b/>
          <w:caps/>
        </w:rPr>
        <w:t>Los</w:t>
      </w:r>
      <w:r w:rsidR="003A5F57" w:rsidRPr="008E6693">
        <w:rPr>
          <w:b/>
          <w:caps/>
        </w:rPr>
        <w:t xml:space="preserve"> metamodelo</w:t>
      </w:r>
      <w:r w:rsidR="003B3B1E">
        <w:rPr>
          <w:b/>
          <w:caps/>
        </w:rPr>
        <w:t>s</w:t>
      </w:r>
      <w:r w:rsidR="003A5F57" w:rsidRPr="008E6693">
        <w:rPr>
          <w:b/>
          <w:caps/>
        </w:rPr>
        <w:t xml:space="preserve"> de contenido </w:t>
      </w:r>
      <w:r w:rsidR="00A25C66">
        <w:rPr>
          <w:b/>
          <w:caps/>
        </w:rPr>
        <w:t xml:space="preserve">y </w:t>
      </w:r>
      <w:r w:rsidR="00A9719F">
        <w:rPr>
          <w:b/>
          <w:caps/>
        </w:rPr>
        <w:t xml:space="preserve">Estructura </w:t>
      </w:r>
      <w:r w:rsidR="003A5F57" w:rsidRPr="008E6693">
        <w:rPr>
          <w:b/>
          <w:caps/>
        </w:rPr>
        <w:t>de MoWebA.</w:t>
      </w:r>
      <w:commentRangeEnd w:id="112"/>
      <w:r w:rsidR="00633A6A">
        <w:rPr>
          <w:rStyle w:val="Refdecomentario"/>
        </w:rPr>
        <w:commentReference w:id="112"/>
      </w:r>
      <w:commentRangeEnd w:id="113"/>
      <w:r w:rsidR="00A9719F">
        <w:rPr>
          <w:rStyle w:val="Refdecomentario"/>
        </w:rPr>
        <w:commentReference w:id="113"/>
      </w:r>
    </w:p>
    <w:p w:rsidR="008E6693" w:rsidRDefault="008E6693" w:rsidP="003A5F57">
      <w:pPr>
        <w:spacing w:after="0"/>
        <w:rPr>
          <w:b/>
          <w:caps/>
        </w:rPr>
      </w:pPr>
    </w:p>
    <w:p w:rsidR="00DB20E0" w:rsidRDefault="00633A6A" w:rsidP="00507031">
      <w:pPr>
        <w:spacing w:after="0"/>
        <w:jc w:val="both"/>
      </w:pPr>
      <w:del w:id="114" w:author="marcazal" w:date="2015-06-24T08:31:00Z">
        <w:r w:rsidDel="003315AB">
          <w:delText>Los</w:delText>
        </w:r>
        <w:r w:rsidR="008E6693" w:rsidDel="003315AB">
          <w:delText xml:space="preserve"> </w:delText>
        </w:r>
      </w:del>
      <w:del w:id="115" w:author="marcazal" w:date="2015-09-05T15:19:00Z">
        <w:r w:rsidR="008E6693" w:rsidDel="005B5C84">
          <w:delText>metamodelo</w:delText>
        </w:r>
      </w:del>
      <w:ins w:id="116" w:author="Vaio" w:date="2015-06-16T23:19:00Z">
        <w:del w:id="117" w:author="marcazal" w:date="2015-06-24T08:31:00Z">
          <w:r w:rsidDel="003315AB">
            <w:delText>s</w:delText>
          </w:r>
        </w:del>
      </w:ins>
      <w:del w:id="118" w:author="marcazal" w:date="2015-06-24T08:31:00Z">
        <w:r w:rsidR="008E6693" w:rsidDel="003315AB">
          <w:delText xml:space="preserve"> </w:delText>
        </w:r>
      </w:del>
      <w:del w:id="119" w:author="marcazal" w:date="2015-09-05T15:19:00Z">
        <w:r w:rsidR="008E6693" w:rsidDel="005B5C84">
          <w:delText xml:space="preserve">de contenido </w:delText>
        </w:r>
      </w:del>
      <w:del w:id="120" w:author="marcazal" w:date="2015-06-24T08:32:00Z">
        <w:r w:rsidR="003E7FAA" w:rsidDel="003315AB">
          <w:delText>y</w:delText>
        </w:r>
      </w:del>
      <w:del w:id="121" w:author="marcazal" w:date="2015-09-05T15:19:00Z">
        <w:r w:rsidR="003E7FAA" w:rsidDel="005B5C84">
          <w:delText xml:space="preserve"> </w:delText>
        </w:r>
        <w:commentRangeStart w:id="122"/>
        <w:commentRangeStart w:id="123"/>
        <w:r w:rsidR="00A9719F" w:rsidDel="005B5C84">
          <w:delText>estructura</w:delText>
        </w:r>
        <w:r w:rsidR="003E7FAA" w:rsidDel="005B5C84">
          <w:delText xml:space="preserve"> </w:delText>
        </w:r>
        <w:commentRangeEnd w:id="122"/>
        <w:r w:rsidDel="005B5C84">
          <w:rPr>
            <w:rStyle w:val="Refdecomentario"/>
          </w:rPr>
          <w:commentReference w:id="122"/>
        </w:r>
        <w:commentRangeEnd w:id="123"/>
        <w:r w:rsidR="00A9719F" w:rsidDel="005B5C84">
          <w:rPr>
            <w:rStyle w:val="Refdecomentario"/>
          </w:rPr>
          <w:commentReference w:id="123"/>
        </w:r>
        <w:r w:rsidR="008E6693" w:rsidDel="005B5C84">
          <w:delText>de MoWeb</w:delText>
        </w:r>
      </w:del>
      <w:ins w:id="124" w:author="Ivan Lopez" w:date="2015-09-04T18:43:00Z">
        <w:del w:id="125" w:author="marcazal" w:date="2015-09-05T15:19:00Z">
          <w:r w:rsidR="00F52DFF" w:rsidDel="005B5C84">
            <w:delText>A</w:delText>
          </w:r>
        </w:del>
      </w:ins>
      <w:del w:id="126" w:author="marcazal" w:date="2015-09-05T15:19:00Z">
        <w:r w:rsidR="008E6693" w:rsidDel="005B5C84">
          <w:delText>a está</w:delText>
        </w:r>
        <w:r w:rsidDel="005B5C84">
          <w:delText>n</w:delText>
        </w:r>
        <w:r w:rsidR="008E6693" w:rsidDel="005B5C84">
          <w:delText xml:space="preserve"> </w:delText>
        </w:r>
        <w:r w:rsidR="0038667B" w:rsidDel="005B5C84">
          <w:delText>representado</w:delText>
        </w:r>
        <w:r w:rsidR="00DB20E0" w:rsidDel="005B5C84">
          <w:delText>s</w:delText>
        </w:r>
        <w:r w:rsidR="003C43DF" w:rsidDel="005B5C84">
          <w:delText xml:space="preserve"> en la </w:delText>
        </w:r>
      </w:del>
      <w:ins w:id="127" w:author="marcazal" w:date="2015-09-05T15:19:00Z">
        <w:r w:rsidR="005B5C84">
          <w:t>Las nuevas extensiones p</w:t>
        </w:r>
        <w:r w:rsidR="00635614">
          <w:t xml:space="preserve">ropuestas a los </w:t>
        </w:r>
        <w:proofErr w:type="spellStart"/>
        <w:r w:rsidR="00635614">
          <w:t>metamodelos</w:t>
        </w:r>
        <w:proofErr w:type="spellEnd"/>
        <w:r w:rsidR="00635614">
          <w:t xml:space="preserve"> de </w:t>
        </w:r>
      </w:ins>
      <w:ins w:id="128" w:author="marcazal" w:date="2015-09-05T23:50:00Z">
        <w:r w:rsidR="00635614">
          <w:t>C</w:t>
        </w:r>
      </w:ins>
      <w:ins w:id="129" w:author="marcazal" w:date="2015-09-05T15:19:00Z">
        <w:r w:rsidR="00635614">
          <w:t xml:space="preserve">ontenido y </w:t>
        </w:r>
      </w:ins>
      <w:ins w:id="130" w:author="marcazal" w:date="2015-09-05T23:50:00Z">
        <w:r w:rsidR="00635614">
          <w:t>E</w:t>
        </w:r>
      </w:ins>
      <w:ins w:id="131" w:author="marcazal" w:date="2015-09-05T15:19:00Z">
        <w:r w:rsidR="005B5C84">
          <w:t xml:space="preserve">structura </w:t>
        </w:r>
      </w:ins>
      <w:ins w:id="132" w:author="marcazal" w:date="2015-09-05T15:21:00Z">
        <w:r w:rsidR="005B5C84">
          <w:t xml:space="preserve">de </w:t>
        </w:r>
      </w:ins>
      <w:proofErr w:type="spellStart"/>
      <w:ins w:id="133" w:author="marcazal" w:date="2015-09-05T15:20:00Z">
        <w:r w:rsidR="005B5C84">
          <w:t>MoWebA</w:t>
        </w:r>
        <w:proofErr w:type="spellEnd"/>
        <w:r w:rsidR="005B5C84">
          <w:t xml:space="preserve"> se </w:t>
        </w:r>
      </w:ins>
      <w:ins w:id="134" w:author="marcazal" w:date="2015-09-05T15:19:00Z">
        <w:r w:rsidR="005B5C84">
          <w:t xml:space="preserve">presentan en la </w:t>
        </w:r>
      </w:ins>
      <w:ins w:id="135" w:author="marcazal" w:date="2015-09-09T06:20:00Z">
        <w:r w:rsidR="00D351D4" w:rsidRPr="00D351D4">
          <w:fldChar w:fldCharType="begin"/>
        </w:r>
        <w:r w:rsidR="00D351D4" w:rsidRPr="00D351D4">
          <w:rPr>
            <w:rPrChange w:id="136" w:author="marcazal" w:date="2015-09-09T06:21:00Z">
              <w:rPr/>
            </w:rPrChange>
          </w:rPr>
          <w:instrText xml:space="preserve"> REF _Ref429542987 \h </w:instrText>
        </w:r>
        <w:r w:rsidR="00D351D4" w:rsidRPr="00D351D4">
          <w:rPr>
            <w:rPrChange w:id="137" w:author="marcazal" w:date="2015-09-09T06:21:00Z">
              <w:rPr/>
            </w:rPrChange>
          </w:rPr>
        </w:r>
      </w:ins>
      <w:r w:rsidR="00D351D4" w:rsidRPr="00D351D4">
        <w:rPr>
          <w:rPrChange w:id="138" w:author="marcazal" w:date="2015-09-09T06:21:00Z">
            <w:rPr/>
          </w:rPrChange>
        </w:rPr>
        <w:instrText xml:space="preserve"> \* MERGEFORMAT </w:instrText>
      </w:r>
      <w:r w:rsidR="00D351D4" w:rsidRPr="00D351D4">
        <w:rPr>
          <w:rPrChange w:id="139" w:author="marcazal" w:date="2015-09-09T06:21:00Z">
            <w:rPr/>
          </w:rPrChange>
        </w:rPr>
        <w:fldChar w:fldCharType="separate"/>
      </w:r>
      <w:ins w:id="140" w:author="marcazal" w:date="2015-09-09T06:20:00Z">
        <w:r w:rsidR="00D351D4" w:rsidRPr="00D351D4">
          <w:rPr>
            <w:color w:val="000000" w:themeColor="text1"/>
            <w:rPrChange w:id="141" w:author="marcazal" w:date="2015-09-09T06:21:00Z">
              <w:rPr>
                <w:b/>
                <w:color w:val="000000" w:themeColor="text1"/>
                <w:sz w:val="18"/>
                <w:szCs w:val="18"/>
              </w:rPr>
            </w:rPrChange>
          </w:rPr>
          <w:t>Fig</w:t>
        </w:r>
        <w:r w:rsidR="00D351D4" w:rsidRPr="00D351D4">
          <w:rPr>
            <w:color w:val="000000" w:themeColor="text1"/>
            <w:rPrChange w:id="142" w:author="marcazal" w:date="2015-09-09T06:21:00Z">
              <w:rPr>
                <w:b/>
                <w:color w:val="000000" w:themeColor="text1"/>
                <w:sz w:val="18"/>
                <w:szCs w:val="18"/>
              </w:rPr>
            </w:rPrChange>
          </w:rPr>
          <w:t>u</w:t>
        </w:r>
        <w:r w:rsidR="00D351D4" w:rsidRPr="00D351D4">
          <w:rPr>
            <w:color w:val="000000" w:themeColor="text1"/>
            <w:rPrChange w:id="143" w:author="marcazal" w:date="2015-09-09T06:21:00Z">
              <w:rPr>
                <w:b/>
                <w:color w:val="000000" w:themeColor="text1"/>
                <w:sz w:val="18"/>
                <w:szCs w:val="18"/>
              </w:rPr>
            </w:rPrChange>
          </w:rPr>
          <w:t>ra</w:t>
        </w:r>
        <w:r w:rsidR="00D351D4" w:rsidRPr="00D351D4">
          <w:rPr>
            <w:color w:val="000000" w:themeColor="text1"/>
            <w:sz w:val="18"/>
            <w:szCs w:val="18"/>
            <w:rPrChange w:id="144" w:author="marcazal" w:date="2015-09-09T06:21:00Z">
              <w:rPr>
                <w:b/>
                <w:color w:val="000000" w:themeColor="text1"/>
                <w:sz w:val="18"/>
                <w:szCs w:val="18"/>
              </w:rPr>
            </w:rPrChange>
          </w:rPr>
          <w:t xml:space="preserve"> </w:t>
        </w:r>
        <w:r w:rsidR="00D351D4" w:rsidRPr="00D351D4">
          <w:rPr>
            <w:noProof/>
            <w:color w:val="000000" w:themeColor="text1"/>
            <w:sz w:val="18"/>
            <w:szCs w:val="18"/>
            <w:rPrChange w:id="145" w:author="marcazal" w:date="2015-09-09T06:21:00Z">
              <w:rPr>
                <w:b/>
                <w:noProof/>
                <w:color w:val="000000" w:themeColor="text1"/>
                <w:sz w:val="18"/>
                <w:szCs w:val="18"/>
              </w:rPr>
            </w:rPrChange>
          </w:rPr>
          <w:t>2</w:t>
        </w:r>
        <w:r w:rsidR="00D351D4" w:rsidRPr="00D351D4">
          <w:fldChar w:fldCharType="end"/>
        </w:r>
      </w:ins>
      <w:r w:rsidR="008E6693">
        <w:t>. En</w:t>
      </w:r>
      <w:r>
        <w:t xml:space="preserve"> ellos</w:t>
      </w:r>
      <w:r w:rsidR="008E6693">
        <w:t xml:space="preserve"> se presentan los diversos elementos </w:t>
      </w:r>
      <w:r>
        <w:t>que permiten representar una</w:t>
      </w:r>
      <w:r w:rsidR="009826AB">
        <w:t xml:space="preserve"> interfaz de usuario</w:t>
      </w:r>
      <w:r w:rsidR="009E7593">
        <w:t xml:space="preserve"> enriquecida</w:t>
      </w:r>
      <w:r w:rsidR="005B1C17">
        <w:t>.</w:t>
      </w:r>
      <w:r w:rsidR="003315AB">
        <w:t xml:space="preserve"> </w:t>
      </w:r>
      <w:r w:rsidR="001520B8">
        <w:t xml:space="preserve">Los diferentes elementos tanto del </w:t>
      </w:r>
      <w:proofErr w:type="spellStart"/>
      <w:r w:rsidR="001520B8">
        <w:t>metamodelo</w:t>
      </w:r>
      <w:proofErr w:type="spellEnd"/>
      <w:r w:rsidR="00635614">
        <w:t xml:space="preserve"> de Contenido como</w:t>
      </w:r>
      <w:r w:rsidR="005B1C17">
        <w:t xml:space="preserve"> el</w:t>
      </w:r>
      <w:r w:rsidR="00635614">
        <w:t xml:space="preserve"> de E</w:t>
      </w:r>
      <w:r w:rsidR="001520B8">
        <w:t>structura</w:t>
      </w:r>
      <w:r w:rsidR="005B1C17">
        <w:t>,</w:t>
      </w:r>
      <w:r w:rsidR="001520B8">
        <w:t xml:space="preserve"> fueron catalogados en diferentes colores para diferenciarlos de su forma original, estableciendo </w:t>
      </w:r>
      <w:r w:rsidR="005B1C17">
        <w:t>el color salmón</w:t>
      </w:r>
      <w:r w:rsidR="001520B8">
        <w:t xml:space="preserve"> para las clases que no han sufrido ningún cambio</w:t>
      </w:r>
      <w:r w:rsidR="005B1C17">
        <w:t xml:space="preserve"> con respecto a la versión original de </w:t>
      </w:r>
      <w:proofErr w:type="spellStart"/>
      <w:r w:rsidR="005B1C17">
        <w:t>MoWebA</w:t>
      </w:r>
      <w:proofErr w:type="spellEnd"/>
      <w:r w:rsidR="001520B8">
        <w:t xml:space="preserve">, colores celestes para las clases originales </w:t>
      </w:r>
      <w:r w:rsidR="00981B5C">
        <w:t xml:space="preserve">de </w:t>
      </w:r>
      <w:proofErr w:type="spellStart"/>
      <w:r w:rsidR="00981B5C">
        <w:t>MoWebA</w:t>
      </w:r>
      <w:proofErr w:type="spellEnd"/>
      <w:r w:rsidR="00981B5C">
        <w:t xml:space="preserve"> </w:t>
      </w:r>
      <w:r w:rsidR="001520B8">
        <w:t>que han</w:t>
      </w:r>
      <w:r w:rsidR="00981B5C">
        <w:t xml:space="preserve"> sufrido modificaciones</w:t>
      </w:r>
      <w:r w:rsidR="007403A6">
        <w:t xml:space="preserve"> de agregado, modificación o eliminación de</w:t>
      </w:r>
      <w:r w:rsidR="00B938DD">
        <w:t xml:space="preserve"> propiedades y colores verde para las clases </w:t>
      </w:r>
      <w:r w:rsidR="00315FFD">
        <w:t xml:space="preserve">y enumeraciones </w:t>
      </w:r>
      <w:r w:rsidR="00B938DD">
        <w:t>nuevas.</w:t>
      </w:r>
    </w:p>
    <w:p w:rsidR="00B938DD" w:rsidRDefault="00B938DD" w:rsidP="00400933">
      <w:pPr>
        <w:spacing w:after="0"/>
        <w:jc w:val="both"/>
      </w:pPr>
    </w:p>
    <w:p w:rsidR="0055507E" w:rsidRPr="00635614" w:rsidRDefault="00B938DD" w:rsidP="00400933">
      <w:pPr>
        <w:spacing w:after="0"/>
        <w:jc w:val="both"/>
      </w:pPr>
      <w:r>
        <w:t xml:space="preserve">Primeramente </w:t>
      </w:r>
      <w:r w:rsidR="00635614">
        <w:t xml:space="preserve"> en el </w:t>
      </w:r>
      <w:proofErr w:type="spellStart"/>
      <w:r w:rsidR="00635614">
        <w:t>metamodelo</w:t>
      </w:r>
      <w:proofErr w:type="spellEnd"/>
      <w:r w:rsidR="00635614">
        <w:t xml:space="preserve"> de Contenido, </w:t>
      </w:r>
      <w:r w:rsidR="003A690D">
        <w:t>se estableció una jerarquía entre los elementos compuestos (</w:t>
      </w:r>
      <w:proofErr w:type="spellStart"/>
      <w:r w:rsidR="007403A6">
        <w:rPr>
          <w:i/>
        </w:rPr>
        <w:t>CompositeUIElement</w:t>
      </w:r>
      <w:proofErr w:type="spellEnd"/>
      <w:r w:rsidR="003A690D">
        <w:t>) y los eleme</w:t>
      </w:r>
      <w:r w:rsidR="007403A6">
        <w:t>ntos simples o elementos hoja (</w:t>
      </w:r>
      <w:proofErr w:type="spellStart"/>
      <w:r w:rsidR="007403A6">
        <w:t>U</w:t>
      </w:r>
      <w:r w:rsidR="003A690D">
        <w:t>IElements</w:t>
      </w:r>
      <w:proofErr w:type="spellEnd"/>
      <w:r w:rsidR="003A690D">
        <w:t xml:space="preserve">), aplicando el patrón </w:t>
      </w:r>
      <w:proofErr w:type="spellStart"/>
      <w:proofErr w:type="gramStart"/>
      <w:r w:rsidR="00502FFA" w:rsidRPr="00400933">
        <w:rPr>
          <w:i/>
        </w:rPr>
        <w:t>composite</w:t>
      </w:r>
      <w:proofErr w:type="spellEnd"/>
      <w:r w:rsidR="003A690D">
        <w:rPr>
          <w:i/>
        </w:rPr>
        <w:t xml:space="preserve"> ,</w:t>
      </w:r>
      <w:proofErr w:type="gramEnd"/>
      <w:r w:rsidR="003A690D">
        <w:rPr>
          <w:i/>
        </w:rPr>
        <w:t xml:space="preserve">  </w:t>
      </w:r>
      <w:r w:rsidR="003A690D">
        <w:t xml:space="preserve">que </w:t>
      </w:r>
      <w:r w:rsidR="00635614">
        <w:t>es de uso común</w:t>
      </w:r>
      <w:r w:rsidR="003A690D">
        <w:t xml:space="preserve"> en el mundo de la ingeniería de software</w:t>
      </w:r>
      <w:r w:rsidR="00635614">
        <w:t>, principalmente cuando se desea desarrollar soluciones generales</w:t>
      </w:r>
      <w:r w:rsidR="00FC5796">
        <w:t>. E</w:t>
      </w:r>
      <w:r w:rsidR="00FC5796" w:rsidRPr="00FC5796">
        <w:t>l patrón </w:t>
      </w:r>
      <w:proofErr w:type="spellStart"/>
      <w:r w:rsidR="00FC5796" w:rsidRPr="00FC5796">
        <w:rPr>
          <w:i/>
          <w:iCs/>
        </w:rPr>
        <w:t>Composite</w:t>
      </w:r>
      <w:proofErr w:type="spellEnd"/>
      <w:r w:rsidR="00FC5796" w:rsidRPr="00FC5796">
        <w:t> permite crear una jerarquía de elementos anidados unos dentro de otros. Cada elemento permitirá alojar una colección de elementos del mismo tipo, hasta llegar a los elementos “reales” que se corresponderán con los nodos “Hoja” del árbol</w:t>
      </w:r>
      <w:r w:rsidR="00FC5796">
        <w:t xml:space="preserve">. Para el caso de </w:t>
      </w:r>
      <w:proofErr w:type="spellStart"/>
      <w:r w:rsidR="00FC5796">
        <w:t>MoWebA</w:t>
      </w:r>
      <w:proofErr w:type="spellEnd"/>
      <w:r w:rsidR="00FC5796">
        <w:t xml:space="preserve">, cada </w:t>
      </w:r>
      <w:proofErr w:type="spellStart"/>
      <w:r w:rsidR="007403A6">
        <w:rPr>
          <w:i/>
        </w:rPr>
        <w:t>C</w:t>
      </w:r>
      <w:r w:rsidR="00502FFA" w:rsidRPr="00400933">
        <w:rPr>
          <w:i/>
        </w:rPr>
        <w:t>ompositeUIElement</w:t>
      </w:r>
      <w:proofErr w:type="spellEnd"/>
      <w:r w:rsidR="00FC5796">
        <w:rPr>
          <w:i/>
        </w:rPr>
        <w:t xml:space="preserve"> </w:t>
      </w:r>
      <w:r w:rsidR="00FC5796">
        <w:t xml:space="preserve">puede contener uno o muchos elementos </w:t>
      </w:r>
      <w:r w:rsidR="00502FFA" w:rsidRPr="00400933">
        <w:rPr>
          <w:i/>
        </w:rPr>
        <w:t xml:space="preserve">PD </w:t>
      </w:r>
      <w:proofErr w:type="spellStart"/>
      <w:r w:rsidR="00502FFA" w:rsidRPr="00400933">
        <w:rPr>
          <w:i/>
        </w:rPr>
        <w:t>Element</w:t>
      </w:r>
      <w:proofErr w:type="spellEnd"/>
      <w:r w:rsidR="00FC5796">
        <w:rPr>
          <w:i/>
        </w:rPr>
        <w:t xml:space="preserve"> </w:t>
      </w:r>
      <w:r w:rsidR="00FC5796">
        <w:t>que a la vez pueden ser compuestos (</w:t>
      </w:r>
      <w:proofErr w:type="spellStart"/>
      <w:r w:rsidR="00502FFA" w:rsidRPr="00400933">
        <w:rPr>
          <w:i/>
        </w:rPr>
        <w:t>compositeUIElemet</w:t>
      </w:r>
      <w:proofErr w:type="spellEnd"/>
      <w:r w:rsidR="00FC5796">
        <w:t>) o simples u hojas (</w:t>
      </w:r>
      <w:proofErr w:type="spellStart"/>
      <w:r w:rsidR="007403A6">
        <w:rPr>
          <w:i/>
        </w:rPr>
        <w:t>U</w:t>
      </w:r>
      <w:r w:rsidR="00502FFA" w:rsidRPr="00400933">
        <w:rPr>
          <w:i/>
        </w:rPr>
        <w:t>IElement</w:t>
      </w:r>
      <w:proofErr w:type="spellEnd"/>
      <w:r w:rsidR="00FC5796">
        <w:t xml:space="preserve">). El PD </w:t>
      </w:r>
      <w:proofErr w:type="spellStart"/>
      <w:r w:rsidR="00FC5796">
        <w:t>Element</w:t>
      </w:r>
      <w:proofErr w:type="spellEnd"/>
      <w:r w:rsidR="00FC5796">
        <w:t xml:space="preserve"> que corresponde a una  clase padre abstracta, contiene las propiedades</w:t>
      </w:r>
      <w:r w:rsidR="00502FFA" w:rsidRPr="00400933">
        <w:rPr>
          <w:i/>
        </w:rPr>
        <w:t xml:space="preserve"> </w:t>
      </w:r>
      <w:proofErr w:type="spellStart"/>
      <w:r w:rsidR="00502FFA" w:rsidRPr="00400933">
        <w:rPr>
          <w:i/>
        </w:rPr>
        <w:t>horizontalOrder</w:t>
      </w:r>
      <w:proofErr w:type="spellEnd"/>
      <w:r w:rsidR="00FC5796">
        <w:t xml:space="preserve"> y </w:t>
      </w:r>
      <w:proofErr w:type="spellStart"/>
      <w:r w:rsidR="00502FFA" w:rsidRPr="00400933">
        <w:rPr>
          <w:i/>
        </w:rPr>
        <w:t>verticalOrder</w:t>
      </w:r>
      <w:proofErr w:type="spellEnd"/>
      <w:r w:rsidR="00192EF5">
        <w:rPr>
          <w:i/>
        </w:rPr>
        <w:t xml:space="preserve"> </w:t>
      </w:r>
      <w:r w:rsidR="00192EF5">
        <w:t>para indicar el orden horizontal y vertical</w:t>
      </w:r>
      <w:r w:rsidR="00635614">
        <w:t xml:space="preserve"> de un</w:t>
      </w:r>
      <w:r w:rsidR="00192EF5">
        <w:t xml:space="preserve"> elemento simple o compuesto. El </w:t>
      </w:r>
      <w:r w:rsidR="00502FFA" w:rsidRPr="00400933">
        <w:rPr>
          <w:i/>
        </w:rPr>
        <w:t xml:space="preserve">PD </w:t>
      </w:r>
      <w:proofErr w:type="spellStart"/>
      <w:r w:rsidR="00502FFA" w:rsidRPr="00400933">
        <w:rPr>
          <w:i/>
        </w:rPr>
        <w:t>Element</w:t>
      </w:r>
      <w:proofErr w:type="spellEnd"/>
      <w:r w:rsidR="00192EF5">
        <w:t xml:space="preserve"> puede acceder al modelo de datos y para ese caso, pueden establecerse  cero o muchas condiciones sobre estos elementos, del tipo </w:t>
      </w:r>
      <w:proofErr w:type="spellStart"/>
      <w:r w:rsidR="00502FFA" w:rsidRPr="00400933">
        <w:rPr>
          <w:i/>
        </w:rPr>
        <w:t>order</w:t>
      </w:r>
      <w:proofErr w:type="spellEnd"/>
      <w:r w:rsidR="00502FFA" w:rsidRPr="00400933">
        <w:rPr>
          <w:i/>
        </w:rPr>
        <w:t xml:space="preserve"> </w:t>
      </w:r>
      <w:proofErr w:type="spellStart"/>
      <w:r w:rsidR="00502FFA" w:rsidRPr="00400933">
        <w:rPr>
          <w:i/>
        </w:rPr>
        <w:t>by</w:t>
      </w:r>
      <w:proofErr w:type="spellEnd"/>
      <w:r w:rsidR="00192EF5">
        <w:t xml:space="preserve"> y </w:t>
      </w:r>
      <w:proofErr w:type="spellStart"/>
      <w:r w:rsidR="00502FFA" w:rsidRPr="00400933">
        <w:rPr>
          <w:i/>
        </w:rPr>
        <w:t>group</w:t>
      </w:r>
      <w:proofErr w:type="spellEnd"/>
      <w:r w:rsidR="00502FFA" w:rsidRPr="00400933">
        <w:rPr>
          <w:i/>
        </w:rPr>
        <w:t xml:space="preserve"> </w:t>
      </w:r>
      <w:proofErr w:type="spellStart"/>
      <w:r w:rsidR="00502FFA" w:rsidRPr="00400933">
        <w:rPr>
          <w:i/>
        </w:rPr>
        <w:t>by</w:t>
      </w:r>
      <w:proofErr w:type="spellEnd"/>
      <w:r w:rsidR="00192EF5">
        <w:t xml:space="preserve">, que forman parte de la clase </w:t>
      </w:r>
      <w:proofErr w:type="spellStart"/>
      <w:r w:rsidR="00502FFA" w:rsidRPr="00400933">
        <w:rPr>
          <w:i/>
        </w:rPr>
        <w:t>UICondition</w:t>
      </w:r>
      <w:proofErr w:type="spellEnd"/>
      <w:r w:rsidR="00192EF5">
        <w:rPr>
          <w:i/>
        </w:rPr>
        <w:t>.</w:t>
      </w:r>
    </w:p>
    <w:p w:rsidR="00DB20E0" w:rsidRDefault="00DB20E0" w:rsidP="003A5F57">
      <w:pPr>
        <w:spacing w:after="0"/>
        <w:rPr>
          <w:ins w:id="146" w:author="Ivan Lopez" w:date="2015-06-23T14:55:00Z"/>
        </w:rPr>
      </w:pPr>
    </w:p>
    <w:p w:rsidR="00A74B74" w:rsidDel="0055507E" w:rsidRDefault="00A74B74" w:rsidP="00400933">
      <w:pPr>
        <w:spacing w:after="0"/>
        <w:jc w:val="both"/>
        <w:rPr>
          <w:ins w:id="147" w:author="Vaio" w:date="2015-06-16T23:31:00Z"/>
          <w:del w:id="148" w:author="marcazal" w:date="2015-09-06T00:05:00Z"/>
        </w:rPr>
      </w:pPr>
      <w:ins w:id="149" w:author="Ivan Lopez" w:date="2015-06-23T14:55:00Z">
        <w:r>
          <w:t xml:space="preserve">Como un nuevo aporte al </w:t>
        </w:r>
        <w:proofErr w:type="spellStart"/>
        <w:r>
          <w:t>metamodelo</w:t>
        </w:r>
        <w:proofErr w:type="spellEnd"/>
        <w:r>
          <w:t xml:space="preserve"> de contenido de </w:t>
        </w:r>
        <w:proofErr w:type="spellStart"/>
        <w:r>
          <w:t>MoWebA</w:t>
        </w:r>
        <w:proofErr w:type="spellEnd"/>
        <w:r>
          <w:t xml:space="preserve">, se propuso la </w:t>
        </w:r>
      </w:ins>
      <w:ins w:id="150" w:author="Ivan Lopez" w:date="2015-06-23T14:56:00Z">
        <w:r>
          <w:t>clasificación de los</w:t>
        </w:r>
      </w:ins>
      <w:ins w:id="151" w:author="Ivan Lopez" w:date="2015-06-23T15:21:00Z">
        <w:r w:rsidR="002D162D">
          <w:t xml:space="preserve"> diferentes</w:t>
        </w:r>
      </w:ins>
      <w:ins w:id="152" w:author="Ivan Lopez" w:date="2015-06-23T14:56:00Z">
        <w:r>
          <w:t xml:space="preserve"> elementos </w:t>
        </w:r>
      </w:ins>
      <w:ins w:id="153" w:author="marcazal" w:date="2015-09-05T23:49:00Z">
        <w:r w:rsidR="00635614">
          <w:t xml:space="preserve">simples </w:t>
        </w:r>
      </w:ins>
      <w:ins w:id="154" w:author="Ivan Lopez" w:date="2015-06-23T14:56:00Z">
        <w:r>
          <w:t>de interfaz</w:t>
        </w:r>
      </w:ins>
      <w:ins w:id="155" w:author="marcazal" w:date="2015-09-05T23:49:00Z">
        <w:r w:rsidR="007403A6">
          <w:t xml:space="preserve"> (</w:t>
        </w:r>
      </w:ins>
      <w:proofErr w:type="spellStart"/>
      <w:ins w:id="156" w:author="marcazal" w:date="2015-09-06T00:05:00Z">
        <w:r w:rsidR="007403A6" w:rsidRPr="00507031">
          <w:rPr>
            <w:i/>
          </w:rPr>
          <w:t>U</w:t>
        </w:r>
      </w:ins>
      <w:ins w:id="157" w:author="marcazal" w:date="2015-09-05T23:49:00Z">
        <w:r w:rsidR="00635614" w:rsidRPr="00507031">
          <w:rPr>
            <w:i/>
          </w:rPr>
          <w:t>IElement</w:t>
        </w:r>
        <w:proofErr w:type="spellEnd"/>
        <w:r w:rsidR="00635614">
          <w:t>)</w:t>
        </w:r>
      </w:ins>
      <w:ins w:id="158" w:author="Ivan Lopez" w:date="2015-06-23T15:22:00Z">
        <w:r w:rsidR="002D162D">
          <w:t xml:space="preserve">, </w:t>
        </w:r>
      </w:ins>
      <w:ins w:id="159" w:author="Ivan Lopez" w:date="2015-06-23T14:56:00Z">
        <w:r>
          <w:t xml:space="preserve"> </w:t>
        </w:r>
      </w:ins>
      <w:ins w:id="160" w:author="Ivan Lopez" w:date="2015-06-23T14:57:00Z">
        <w:r>
          <w:t>en elementos de entrada, salida  y contro</w:t>
        </w:r>
      </w:ins>
      <w:ins w:id="161" w:author="Ivan Lopez" w:date="2015-06-23T14:58:00Z">
        <w:r>
          <w:t>l</w:t>
        </w:r>
      </w:ins>
      <w:ins w:id="162" w:author="Ivan Lopez" w:date="2015-06-23T15:22:00Z">
        <w:r w:rsidR="002D162D">
          <w:t xml:space="preserve"> respectivamente. Esto fue necesario para establecer un orden dentro de los elementos </w:t>
        </w:r>
      </w:ins>
      <w:ins w:id="163" w:author="Ivan Lopez" w:date="2015-06-23T15:23:00Z">
        <w:r w:rsidR="002D162D">
          <w:t xml:space="preserve">de interfaz y para una mayor claridad dentro del </w:t>
        </w:r>
        <w:proofErr w:type="spellStart"/>
        <w:r w:rsidR="002D162D">
          <w:t>metamodelo</w:t>
        </w:r>
        <w:proofErr w:type="spellEnd"/>
        <w:r w:rsidR="002D162D">
          <w:t xml:space="preserve">  de </w:t>
        </w:r>
        <w:del w:id="164" w:author="marcazal" w:date="2015-09-06T00:05:00Z">
          <w:r w:rsidR="002D162D" w:rsidDel="0055507E">
            <w:delText>Contenido</w:delText>
          </w:r>
        </w:del>
      </w:ins>
      <w:ins w:id="165" w:author="Ivan Lopez" w:date="2015-06-23T15:24:00Z">
        <w:del w:id="166" w:author="marcazal" w:date="2015-09-06T00:05:00Z">
          <w:r w:rsidR="002D162D" w:rsidDel="0055507E">
            <w:delText>.</w:delText>
          </w:r>
        </w:del>
      </w:ins>
    </w:p>
    <w:p w:rsidR="00DB20E0" w:rsidRDefault="00DB20E0" w:rsidP="00400933">
      <w:pPr>
        <w:spacing w:after="0"/>
        <w:jc w:val="both"/>
        <w:rPr>
          <w:ins w:id="167" w:author="Ivan Lopez" w:date="2015-09-07T09:54:00Z"/>
        </w:rPr>
      </w:pPr>
      <w:ins w:id="168" w:author="Vaio" w:date="2015-06-16T23:29:00Z">
        <w:del w:id="169" w:author="marcazal" w:date="2015-09-06T00:05:00Z">
          <w:r w:rsidDel="0055507E">
            <w:delText>L</w:delText>
          </w:r>
        </w:del>
      </w:ins>
      <w:del w:id="170" w:author="marcazal" w:date="2015-09-06T00:05:00Z">
        <w:r w:rsidR="0038667B" w:rsidDel="0055507E">
          <w:delText>os</w:delText>
        </w:r>
      </w:del>
      <w:ins w:id="171" w:author="marcazal" w:date="2015-09-06T00:05:00Z">
        <w:r w:rsidR="0055507E">
          <w:t>Contenido. Los</w:t>
        </w:r>
      </w:ins>
      <w:r w:rsidR="0038667B">
        <w:t xml:space="preserve"> distintos </w:t>
      </w:r>
      <w:del w:id="172" w:author="marcazal" w:date="2015-09-05T23:55:00Z">
        <w:r w:rsidR="0038667B" w:rsidDel="007403A6">
          <w:delText>elementos</w:delText>
        </w:r>
        <w:r w:rsidR="006237E6" w:rsidDel="007403A6">
          <w:delText xml:space="preserve"> de interfaz de usuar</w:delText>
        </w:r>
      </w:del>
      <w:proofErr w:type="spellStart"/>
      <w:ins w:id="173" w:author="marcazal" w:date="2015-09-06T00:05:00Z">
        <w:r w:rsidR="0055507E" w:rsidRPr="00507031">
          <w:rPr>
            <w:i/>
          </w:rPr>
          <w:t>U</w:t>
        </w:r>
      </w:ins>
      <w:ins w:id="174" w:author="marcazal" w:date="2015-09-05T23:55:00Z">
        <w:r w:rsidR="007403A6" w:rsidRPr="00507031">
          <w:rPr>
            <w:i/>
          </w:rPr>
          <w:t>IElements</w:t>
        </w:r>
        <w:proofErr w:type="spellEnd"/>
        <w:r w:rsidR="007403A6">
          <w:t xml:space="preserve"> </w:t>
        </w:r>
      </w:ins>
      <w:del w:id="175" w:author="marcazal" w:date="2015-09-05T23:55:00Z">
        <w:r w:rsidR="006237E6" w:rsidDel="007403A6">
          <w:delText>io</w:delText>
        </w:r>
      </w:del>
      <w:r>
        <w:t xml:space="preserve"> se clasifican</w:t>
      </w:r>
      <w:r w:rsidR="006237E6">
        <w:t xml:space="preserve"> </w:t>
      </w:r>
      <w:del w:id="176" w:author="marcazal" w:date="2015-09-05T23:56:00Z">
        <w:r w:rsidR="0038667B" w:rsidDel="007403A6">
          <w:delText>en</w:delText>
        </w:r>
      </w:del>
      <w:ins w:id="177" w:author="marcazal" w:date="2015-09-05T23:56:00Z">
        <w:r w:rsidR="007403A6">
          <w:t>de la siguiente forma</w:t>
        </w:r>
      </w:ins>
      <w:r>
        <w:t>:</w:t>
      </w:r>
      <w:r w:rsidR="0038667B">
        <w:t xml:space="preserve"> </w:t>
      </w:r>
    </w:p>
    <w:p w:rsidR="00315FFD" w:rsidRDefault="00315FFD" w:rsidP="00400933">
      <w:pPr>
        <w:spacing w:after="0"/>
        <w:jc w:val="both"/>
      </w:pPr>
    </w:p>
    <w:p w:rsidR="00DE0D5C" w:rsidRPr="007403A6" w:rsidRDefault="008F2327" w:rsidP="00400933">
      <w:pPr>
        <w:pStyle w:val="Prrafodelista"/>
        <w:numPr>
          <w:ilvl w:val="0"/>
          <w:numId w:val="1"/>
        </w:numPr>
        <w:spacing w:after="0"/>
        <w:jc w:val="both"/>
      </w:pPr>
      <w:commentRangeStart w:id="178"/>
      <w:r w:rsidRPr="008F2327">
        <w:rPr>
          <w:b/>
          <w:i/>
        </w:rPr>
        <w:lastRenderedPageBreak/>
        <w:t xml:space="preserve">Elementos de salida </w:t>
      </w:r>
      <w:r w:rsidR="00A74B74" w:rsidRPr="00195ED6">
        <w:rPr>
          <w:b/>
        </w:rPr>
        <w:t>(</w:t>
      </w:r>
      <w:proofErr w:type="spellStart"/>
      <w:r w:rsidRPr="008F2327">
        <w:rPr>
          <w:b/>
          <w:i/>
        </w:rPr>
        <w:t>OutputElements</w:t>
      </w:r>
      <w:proofErr w:type="spellEnd"/>
      <w:r w:rsidR="00A74B74" w:rsidRPr="00195ED6">
        <w:rPr>
          <w:b/>
        </w:rPr>
        <w:t>)</w:t>
      </w:r>
      <w:del w:id="179" w:author="marcazal" w:date="2015-09-05T23:58:00Z">
        <w:r w:rsidR="00A74B74" w:rsidRPr="00195ED6" w:rsidDel="007403A6">
          <w:rPr>
            <w:b/>
          </w:rPr>
          <w:delText>:</w:delText>
        </w:r>
        <w:r w:rsidR="00A74B74" w:rsidDel="007403A6">
          <w:rPr>
            <w:b/>
          </w:rPr>
          <w:delText xml:space="preserve">  Comprende</w:delText>
        </w:r>
      </w:del>
      <w:ins w:id="180" w:author="marcazal" w:date="2015-09-05T23:58:00Z">
        <w:r w:rsidR="007403A6" w:rsidRPr="00195ED6">
          <w:rPr>
            <w:b/>
          </w:rPr>
          <w:t>:</w:t>
        </w:r>
        <w:r w:rsidR="007403A6">
          <w:rPr>
            <w:b/>
          </w:rPr>
          <w:t xml:space="preserve"> </w:t>
        </w:r>
        <w:r w:rsidR="00502FFA" w:rsidRPr="00400933">
          <w:t>Comprende</w:t>
        </w:r>
      </w:ins>
      <w:r w:rsidR="00502FFA" w:rsidRPr="00400933">
        <w:t xml:space="preserve"> a los elementos de interfaz enriquecidos y tradicionales encargados de desplegar o mostrar información en las páginas de presentación. En esta categoría </w:t>
      </w:r>
      <w:r w:rsidRPr="007403A6">
        <w:rPr>
          <w:lang w:val="es-PY"/>
        </w:rPr>
        <w:t xml:space="preserve">se engloba </w:t>
      </w:r>
      <w:r w:rsidR="00502FFA" w:rsidRPr="00400933">
        <w:t xml:space="preserve">a los elementos  </w:t>
      </w:r>
      <w:del w:id="181" w:author="Ivan Lopez" w:date="2015-06-23T15:02:00Z">
        <w:r w:rsidR="006237E6" w:rsidRPr="007403A6" w:rsidDel="00195ED6">
          <w:delText>(</w:delText>
        </w:r>
      </w:del>
      <w:del w:id="182" w:author="Vaio" w:date="2015-06-16T23:43:00Z">
        <w:r w:rsidR="006237E6" w:rsidRPr="007403A6" w:rsidDel="00B8527E">
          <w:delText xml:space="preserve"> </w:delText>
        </w:r>
      </w:del>
      <w:proofErr w:type="spellStart"/>
      <w:r w:rsidR="006237E6" w:rsidRPr="007403A6">
        <w:rPr>
          <w:i/>
        </w:rPr>
        <w:t>text</w:t>
      </w:r>
      <w:proofErr w:type="spellEnd"/>
      <w:r w:rsidR="00502FFA" w:rsidRPr="00400933">
        <w:t xml:space="preserve">, </w:t>
      </w:r>
      <w:proofErr w:type="spellStart"/>
      <w:r w:rsidR="00502FFA" w:rsidRPr="00400933">
        <w:rPr>
          <w:i/>
        </w:rPr>
        <w:t>htmlText</w:t>
      </w:r>
      <w:proofErr w:type="spellEnd"/>
      <w:r w:rsidR="00502FFA" w:rsidRPr="00400933">
        <w:t xml:space="preserve"> </w:t>
      </w:r>
      <w:del w:id="183" w:author="Ivan Lopez" w:date="2015-06-23T15:02:00Z">
        <w:r w:rsidR="00502FFA" w:rsidRPr="00400933">
          <w:delText>y</w:delText>
        </w:r>
      </w:del>
      <w:r w:rsidR="00502FFA" w:rsidRPr="00400933">
        <w:t xml:space="preserve">  </w:t>
      </w:r>
      <w:ins w:id="184" w:author="marcazal" w:date="2015-09-06T00:05:00Z">
        <w:r w:rsidR="00502FFA" w:rsidRPr="00400933">
          <w:rPr>
            <w:i/>
          </w:rPr>
          <w:t>m</w:t>
        </w:r>
      </w:ins>
      <w:del w:id="185" w:author="Ivan Lopez" w:date="2015-06-23T15:04:00Z">
        <w:r w:rsidR="006237E6" w:rsidRPr="0055507E" w:rsidDel="00195ED6">
          <w:rPr>
            <w:i/>
          </w:rPr>
          <w:delText>m</w:delText>
        </w:r>
      </w:del>
      <w:r w:rsidR="006237E6" w:rsidRPr="0055507E">
        <w:rPr>
          <w:i/>
        </w:rPr>
        <w:t>ultimedia</w:t>
      </w:r>
      <w:ins w:id="186" w:author="Ivan Lopez" w:date="2015-06-23T15:03:00Z">
        <w:r w:rsidR="00195ED6" w:rsidRPr="007403A6">
          <w:t xml:space="preserve"> y </w:t>
        </w:r>
      </w:ins>
      <w:proofErr w:type="spellStart"/>
      <w:ins w:id="187" w:author="Ivan Lopez" w:date="2015-06-23T15:04:00Z">
        <w:r w:rsidR="00502FFA" w:rsidRPr="00400933">
          <w:rPr>
            <w:i/>
          </w:rPr>
          <w:t>r</w:t>
        </w:r>
      </w:ins>
      <w:ins w:id="188" w:author="Ivan Lopez" w:date="2015-06-23T15:03:00Z">
        <w:r w:rsidR="00502FFA" w:rsidRPr="00400933">
          <w:rPr>
            <w:i/>
          </w:rPr>
          <w:t>ichToolTip</w:t>
        </w:r>
      </w:ins>
      <w:proofErr w:type="spellEnd"/>
      <w:del w:id="189" w:author="Ivan Lopez" w:date="2015-06-23T15:03:00Z">
        <w:r w:rsidR="00502FFA" w:rsidRPr="00400933">
          <w:delText>)</w:delText>
        </w:r>
      </w:del>
      <w:ins w:id="190" w:author="Vaio" w:date="2015-06-16T23:30:00Z">
        <w:del w:id="191" w:author="Ivan Lopez" w:date="2015-06-23T15:03:00Z">
          <w:r w:rsidR="00502FFA" w:rsidRPr="00400933">
            <w:delText xml:space="preserve">. </w:delText>
          </w:r>
        </w:del>
      </w:ins>
    </w:p>
    <w:p w:rsidR="00DE0D5C" w:rsidRPr="00400933" w:rsidRDefault="008F2327" w:rsidP="00400933">
      <w:pPr>
        <w:pStyle w:val="Prrafodelista"/>
        <w:numPr>
          <w:ilvl w:val="0"/>
          <w:numId w:val="1"/>
        </w:numPr>
        <w:spacing w:after="0"/>
        <w:jc w:val="both"/>
        <w:rPr>
          <w:ins w:id="192" w:author="Vaio" w:date="2015-06-16T23:29:00Z"/>
          <w:lang w:val="es-PY"/>
        </w:rPr>
      </w:pPr>
      <w:r w:rsidRPr="008F2327">
        <w:rPr>
          <w:b/>
          <w:lang w:val="es-PY"/>
        </w:rPr>
        <w:t>Elementos de entrada</w:t>
      </w:r>
      <w:ins w:id="193" w:author="Ivan Lopez" w:date="2015-06-23T15:08:00Z">
        <w:r w:rsidRPr="008F2327">
          <w:rPr>
            <w:b/>
            <w:lang w:val="es-PY"/>
          </w:rPr>
          <w:t xml:space="preserve"> (</w:t>
        </w:r>
        <w:proofErr w:type="spellStart"/>
        <w:r w:rsidRPr="008F2327">
          <w:rPr>
            <w:b/>
            <w:i/>
            <w:lang w:val="es-PY"/>
          </w:rPr>
          <w:t>imputElements</w:t>
        </w:r>
        <w:proofErr w:type="spellEnd"/>
        <w:r w:rsidRPr="008F2327">
          <w:rPr>
            <w:b/>
            <w:lang w:val="es-PY"/>
          </w:rPr>
          <w:t>)</w:t>
        </w:r>
      </w:ins>
      <w:del w:id="194" w:author="Ivan Lopez" w:date="2015-06-23T15:09:00Z">
        <w:r w:rsidRPr="008F2327">
          <w:rPr>
            <w:b/>
            <w:lang w:val="es-PY"/>
          </w:rPr>
          <w:delText xml:space="preserve"> </w:delText>
        </w:r>
      </w:del>
      <w:ins w:id="195" w:author="Ivan Lopez" w:date="2015-06-23T15:08:00Z">
        <w:r w:rsidRPr="008F2327">
          <w:rPr>
            <w:b/>
            <w:lang w:val="es-PY"/>
          </w:rPr>
          <w:t>:</w:t>
        </w:r>
      </w:ins>
      <w:ins w:id="196" w:author="Ivan Lopez" w:date="2015-06-23T15:09:00Z">
        <w:r w:rsidRPr="008F2327">
          <w:rPr>
            <w:b/>
            <w:lang w:val="es-PY"/>
          </w:rPr>
          <w:t xml:space="preserve"> </w:t>
        </w:r>
        <w:r w:rsidRPr="008F2327">
          <w:rPr>
            <w:lang w:val="es-PY"/>
          </w:rPr>
          <w:t>Comprende a los elementos de interfaz enriquecidos y tradicionales enca</w:t>
        </w:r>
      </w:ins>
      <w:ins w:id="197" w:author="Ivan Lopez" w:date="2015-06-23T15:10:00Z">
        <w:r w:rsidRPr="008F2327">
          <w:rPr>
            <w:lang w:val="es-PY"/>
          </w:rPr>
          <w:t>r</w:t>
        </w:r>
      </w:ins>
      <w:ins w:id="198" w:author="Ivan Lopez" w:date="2015-06-23T15:09:00Z">
        <w:r w:rsidRPr="008F2327">
          <w:rPr>
            <w:lang w:val="es-PY"/>
          </w:rPr>
          <w:t>gad</w:t>
        </w:r>
      </w:ins>
      <w:ins w:id="199" w:author="Ivan Lopez" w:date="2015-06-23T15:12:00Z">
        <w:r w:rsidRPr="008F2327">
          <w:rPr>
            <w:lang w:val="es-PY"/>
          </w:rPr>
          <w:t>a</w:t>
        </w:r>
      </w:ins>
      <w:ins w:id="200" w:author="Ivan Lopez" w:date="2015-06-23T15:09:00Z">
        <w:r w:rsidRPr="008F2327">
          <w:rPr>
            <w:lang w:val="es-PY"/>
          </w:rPr>
          <w:t>s de</w:t>
        </w:r>
      </w:ins>
      <w:ins w:id="201" w:author="Ivan Lopez" w:date="2015-06-23T15:10:00Z">
        <w:r w:rsidRPr="008F2327">
          <w:rPr>
            <w:lang w:val="es-PY"/>
          </w:rPr>
          <w:t xml:space="preserve"> obtener una entrada desde la interfaz de usuario</w:t>
        </w:r>
      </w:ins>
      <w:ins w:id="202" w:author="Ivan Lopez" w:date="2015-06-23T15:13:00Z">
        <w:r w:rsidRPr="008F2327">
          <w:rPr>
            <w:lang w:val="es-PY"/>
          </w:rPr>
          <w:t xml:space="preserve">. </w:t>
        </w:r>
        <w:r w:rsidR="00502FFA" w:rsidRPr="00400933">
          <w:rPr>
            <w:lang w:val="es-PY"/>
          </w:rPr>
          <w:t xml:space="preserve">En </w:t>
        </w:r>
      </w:ins>
      <w:ins w:id="203" w:author="Ivan Lopez" w:date="2015-06-23T15:14:00Z">
        <w:r w:rsidR="00502FFA" w:rsidRPr="00400933">
          <w:rPr>
            <w:lang w:val="es-PY"/>
          </w:rPr>
          <w:t xml:space="preserve">esta </w:t>
        </w:r>
        <w:del w:id="204" w:author="marcazal" w:date="2015-09-05T23:57:00Z">
          <w:r w:rsidR="00502FFA" w:rsidRPr="00400933">
            <w:rPr>
              <w:lang w:val="es-PY"/>
            </w:rPr>
            <w:delText>categoria</w:delText>
          </w:r>
        </w:del>
      </w:ins>
      <w:ins w:id="205" w:author="marcazal" w:date="2015-09-05T23:57:00Z">
        <w:r w:rsidR="007403A6" w:rsidRPr="00571ACC">
          <w:rPr>
            <w:lang w:val="es-PY"/>
          </w:rPr>
          <w:t>categoría</w:t>
        </w:r>
      </w:ins>
      <w:ins w:id="206" w:author="Ivan Lopez" w:date="2015-06-23T15:14:00Z">
        <w:r w:rsidR="00502FFA" w:rsidRPr="00400933">
          <w:rPr>
            <w:lang w:val="es-PY"/>
          </w:rPr>
          <w:t xml:space="preserve"> </w:t>
        </w:r>
      </w:ins>
      <w:ins w:id="207" w:author="Ivan Lopez" w:date="2015-06-23T15:21:00Z">
        <w:r w:rsidR="00502FFA" w:rsidRPr="00400933">
          <w:rPr>
            <w:lang w:val="es-PY"/>
          </w:rPr>
          <w:t>se engloba</w:t>
        </w:r>
      </w:ins>
      <w:ins w:id="208" w:author="Ivan Lopez" w:date="2015-06-23T15:14:00Z">
        <w:r w:rsidR="00502FFA" w:rsidRPr="00400933">
          <w:rPr>
            <w:lang w:val="es-PY"/>
          </w:rPr>
          <w:t xml:space="preserve"> a los elementos </w:t>
        </w:r>
      </w:ins>
      <w:del w:id="209" w:author="Ivan Lopez" w:date="2015-06-23T15:14:00Z">
        <w:r w:rsidR="00502FFA" w:rsidRPr="00400933">
          <w:rPr>
            <w:lang w:val="es-PY"/>
          </w:rPr>
          <w:delText>(</w:delText>
        </w:r>
      </w:del>
      <w:proofErr w:type="spellStart"/>
      <w:r w:rsidR="00502FFA" w:rsidRPr="00400933">
        <w:rPr>
          <w:i/>
          <w:lang w:val="es-PY"/>
        </w:rPr>
        <w:t>textInputs</w:t>
      </w:r>
      <w:proofErr w:type="spellEnd"/>
      <w:r w:rsidR="00502FFA" w:rsidRPr="00400933">
        <w:rPr>
          <w:lang w:val="es-PY"/>
        </w:rPr>
        <w:t xml:space="preserve">, </w:t>
      </w:r>
      <w:proofErr w:type="spellStart"/>
      <w:r w:rsidR="00502FFA" w:rsidRPr="00400933">
        <w:rPr>
          <w:i/>
          <w:lang w:val="es-PY"/>
        </w:rPr>
        <w:t>list</w:t>
      </w:r>
      <w:proofErr w:type="spellEnd"/>
      <w:r w:rsidR="00502FFA" w:rsidRPr="00400933">
        <w:rPr>
          <w:lang w:val="es-PY"/>
        </w:rPr>
        <w:t xml:space="preserve">, </w:t>
      </w:r>
      <w:proofErr w:type="spellStart"/>
      <w:r w:rsidR="00502FFA" w:rsidRPr="00400933">
        <w:rPr>
          <w:i/>
          <w:lang w:val="es-PY"/>
        </w:rPr>
        <w:t>richAutoSuggest</w:t>
      </w:r>
      <w:proofErr w:type="spellEnd"/>
      <w:r w:rsidR="00502FFA" w:rsidRPr="00400933">
        <w:rPr>
          <w:lang w:val="es-PY"/>
        </w:rPr>
        <w:t xml:space="preserve">, </w:t>
      </w:r>
      <w:proofErr w:type="spellStart"/>
      <w:r w:rsidR="00502FFA" w:rsidRPr="00400933">
        <w:rPr>
          <w:i/>
          <w:lang w:val="es-PY"/>
        </w:rPr>
        <w:t>richDatePicker</w:t>
      </w:r>
      <w:proofErr w:type="spellEnd"/>
      <w:ins w:id="210" w:author="marcazal" w:date="2015-09-06T00:00:00Z">
        <w:r w:rsidR="007403A6">
          <w:rPr>
            <w:i/>
            <w:lang w:val="es-PY"/>
          </w:rPr>
          <w:t xml:space="preserve">, </w:t>
        </w:r>
        <w:proofErr w:type="spellStart"/>
        <w:r w:rsidR="007403A6">
          <w:rPr>
            <w:i/>
            <w:lang w:val="es-PY"/>
          </w:rPr>
          <w:t>password</w:t>
        </w:r>
        <w:proofErr w:type="spellEnd"/>
        <w:r w:rsidR="007403A6">
          <w:rPr>
            <w:i/>
            <w:lang w:val="es-PY"/>
          </w:rPr>
          <w:t xml:space="preserve"> y </w:t>
        </w:r>
        <w:proofErr w:type="spellStart"/>
        <w:r w:rsidR="007403A6">
          <w:rPr>
            <w:i/>
            <w:lang w:val="es-PY"/>
          </w:rPr>
          <w:t>richEmail</w:t>
        </w:r>
      </w:ins>
      <w:proofErr w:type="spellEnd"/>
      <w:r w:rsidR="00502FFA" w:rsidRPr="00400933">
        <w:rPr>
          <w:lang w:val="es-PY"/>
        </w:rPr>
        <w:t xml:space="preserve"> </w:t>
      </w:r>
      <w:del w:id="211" w:author="marcazal" w:date="2015-09-05T23:57:00Z">
        <w:r w:rsidR="00502FFA" w:rsidRPr="00400933">
          <w:rPr>
            <w:lang w:val="es-PY"/>
          </w:rPr>
          <w:delText xml:space="preserve">y </w:delText>
        </w:r>
        <w:r w:rsidR="00502FFA" w:rsidRPr="00400933">
          <w:rPr>
            <w:i/>
            <w:lang w:val="es-PY"/>
          </w:rPr>
          <w:delText>richFieldLiveValidation</w:delText>
        </w:r>
      </w:del>
      <w:r w:rsidR="00502FFA" w:rsidRPr="00400933">
        <w:rPr>
          <w:lang w:val="es-PY"/>
        </w:rPr>
        <w:t xml:space="preserve">). </w:t>
      </w:r>
    </w:p>
    <w:p w:rsidR="00DE0D5C" w:rsidRDefault="008F2327" w:rsidP="00400933">
      <w:pPr>
        <w:pStyle w:val="Prrafodelista"/>
        <w:numPr>
          <w:ilvl w:val="0"/>
          <w:numId w:val="1"/>
        </w:numPr>
        <w:spacing w:after="0"/>
        <w:jc w:val="both"/>
        <w:rPr>
          <w:ins w:id="212" w:author="Ivan Lopez" w:date="2015-06-23T15:24:00Z"/>
        </w:rPr>
      </w:pPr>
      <w:r w:rsidRPr="008F2327">
        <w:rPr>
          <w:b/>
          <w:i/>
        </w:rPr>
        <w:t>Elementos de control</w:t>
      </w:r>
      <w:ins w:id="213" w:author="Ivan Lopez" w:date="2015-06-23T15:15:00Z">
        <w:r w:rsidRPr="008F2327">
          <w:rPr>
            <w:b/>
            <w:i/>
          </w:rPr>
          <w:t xml:space="preserve"> </w:t>
        </w:r>
      </w:ins>
      <w:ins w:id="214" w:author="Ivan Lopez" w:date="2015-06-23T15:16:00Z">
        <w:r w:rsidRPr="008F2327">
          <w:rPr>
            <w:b/>
          </w:rPr>
          <w:t>(</w:t>
        </w:r>
      </w:ins>
      <w:proofErr w:type="spellStart"/>
      <w:ins w:id="215" w:author="Ivan Lopez" w:date="2015-06-23T15:15:00Z">
        <w:r w:rsidRPr="008F2327">
          <w:rPr>
            <w:b/>
            <w:i/>
          </w:rPr>
          <w:t>controlElements</w:t>
        </w:r>
        <w:proofErr w:type="spellEnd"/>
        <w:r w:rsidRPr="008F2327">
          <w:rPr>
            <w:b/>
          </w:rPr>
          <w:t>)</w:t>
        </w:r>
        <w:del w:id="216" w:author="marcazal" w:date="2015-09-05T23:59:00Z">
          <w:r w:rsidRPr="008F2327" w:rsidDel="007403A6">
            <w:rPr>
              <w:b/>
              <w:i/>
            </w:rPr>
            <w:delText>:</w:delText>
          </w:r>
        </w:del>
      </w:ins>
      <w:ins w:id="217" w:author="Ivan Lopez" w:date="2015-06-23T15:16:00Z">
        <w:del w:id="218" w:author="marcazal" w:date="2015-09-05T23:59:00Z">
          <w:r w:rsidR="00354C72" w:rsidDel="007403A6">
            <w:rPr>
              <w:b/>
              <w:i/>
            </w:rPr>
            <w:delText xml:space="preserve"> </w:delText>
          </w:r>
        </w:del>
      </w:ins>
      <w:del w:id="219" w:author="marcazal" w:date="2015-09-05T23:59:00Z">
        <w:r w:rsidR="006237E6" w:rsidDel="007403A6">
          <w:delText xml:space="preserve"> </w:delText>
        </w:r>
      </w:del>
      <w:ins w:id="220" w:author="Ivan Lopez" w:date="2015-06-23T15:16:00Z">
        <w:del w:id="221" w:author="marcazal" w:date="2015-09-05T23:59:00Z">
          <w:r w:rsidR="00354C72" w:rsidDel="007403A6">
            <w:delText>Comprende</w:delText>
          </w:r>
        </w:del>
      </w:ins>
      <w:ins w:id="222" w:author="marcazal" w:date="2015-09-05T23:59:00Z">
        <w:r w:rsidR="007403A6" w:rsidRPr="008F2327">
          <w:rPr>
            <w:b/>
            <w:i/>
          </w:rPr>
          <w:t>:</w:t>
        </w:r>
        <w:r w:rsidR="007403A6">
          <w:rPr>
            <w:b/>
            <w:i/>
          </w:rPr>
          <w:t xml:space="preserve"> </w:t>
        </w:r>
        <w:r w:rsidR="007403A6">
          <w:t>Comprende</w:t>
        </w:r>
      </w:ins>
      <w:ins w:id="223" w:author="Ivan Lopez" w:date="2015-06-23T15:16:00Z">
        <w:r w:rsidR="00354C72">
          <w:t xml:space="preserve"> a los elementos de interfaz </w:t>
        </w:r>
      </w:ins>
      <w:ins w:id="224" w:author="Ivan Lopez" w:date="2015-06-23T15:17:00Z">
        <w:r w:rsidR="00354C72">
          <w:t>tradicionales encargad</w:t>
        </w:r>
      </w:ins>
      <w:ins w:id="225" w:author="Ivan Lopez" w:date="2015-06-23T15:19:00Z">
        <w:r w:rsidR="00354C72">
          <w:t>o</w:t>
        </w:r>
      </w:ins>
      <w:ins w:id="226" w:author="Ivan Lopez" w:date="2015-06-23T15:17:00Z">
        <w:r w:rsidR="00354C72">
          <w:t>s de obtener una orden</w:t>
        </w:r>
      </w:ins>
      <w:ins w:id="227" w:author="Ivan Lopez" w:date="2015-06-23T15:19:00Z">
        <w:r w:rsidR="00354C72">
          <w:t xml:space="preserve"> de</w:t>
        </w:r>
      </w:ins>
      <w:ins w:id="228" w:author="Ivan Lopez" w:date="2015-06-23T15:17:00Z">
        <w:r w:rsidR="00354C72">
          <w:t xml:space="preserve"> navegaci</w:t>
        </w:r>
      </w:ins>
      <w:ins w:id="229" w:author="Ivan Lopez" w:date="2015-06-23T15:18:00Z">
        <w:r w:rsidR="00354C72">
          <w:t xml:space="preserve">ón o </w:t>
        </w:r>
      </w:ins>
      <w:ins w:id="230" w:author="Ivan Lopez" w:date="2015-06-23T15:20:00Z">
        <w:r w:rsidR="00354C72">
          <w:t>cambio</w:t>
        </w:r>
      </w:ins>
      <w:ins w:id="231" w:author="Ivan Lopez" w:date="2015-06-23T15:18:00Z">
        <w:r w:rsidR="00354C72">
          <w:t xml:space="preserve"> de página</w:t>
        </w:r>
      </w:ins>
      <w:ins w:id="232" w:author="Ivan Lopez" w:date="2015-06-23T15:20:00Z">
        <w:r w:rsidR="00354C72">
          <w:t xml:space="preserve">. En esta categoría </w:t>
        </w:r>
      </w:ins>
      <w:ins w:id="233" w:author="Ivan Lopez" w:date="2015-06-23T15:21:00Z">
        <w:r w:rsidRPr="008F2327">
          <w:rPr>
            <w:lang w:val="es-PY"/>
          </w:rPr>
          <w:t xml:space="preserve">se engloba </w:t>
        </w:r>
      </w:ins>
      <w:ins w:id="234" w:author="Ivan Lopez" w:date="2015-06-23T15:20:00Z">
        <w:r w:rsidR="00354C72">
          <w:t xml:space="preserve">a los elementos </w:t>
        </w:r>
      </w:ins>
      <w:del w:id="235" w:author="Ivan Lopez" w:date="2015-06-23T15:20:00Z">
        <w:r w:rsidR="006237E6" w:rsidDel="00354C72">
          <w:delText>(</w:delText>
        </w:r>
      </w:del>
      <w:proofErr w:type="spellStart"/>
      <w:r w:rsidR="006237E6" w:rsidRPr="00DB20E0">
        <w:rPr>
          <w:i/>
        </w:rPr>
        <w:t>externalLink</w:t>
      </w:r>
      <w:proofErr w:type="spellEnd"/>
      <w:r w:rsidR="006237E6">
        <w:t xml:space="preserve">, </w:t>
      </w:r>
      <w:proofErr w:type="spellStart"/>
      <w:r w:rsidR="006237E6" w:rsidRPr="00DB20E0">
        <w:rPr>
          <w:i/>
        </w:rPr>
        <w:t>anchor</w:t>
      </w:r>
      <w:proofErr w:type="spellEnd"/>
      <w:r w:rsidR="006237E6">
        <w:t xml:space="preserve"> y </w:t>
      </w:r>
      <w:proofErr w:type="spellStart"/>
      <w:r w:rsidR="006237E6" w:rsidRPr="00DB20E0">
        <w:rPr>
          <w:i/>
        </w:rPr>
        <w:t>button</w:t>
      </w:r>
      <w:proofErr w:type="spellEnd"/>
      <w:del w:id="236" w:author="Ivan Lopez" w:date="2015-06-23T15:20:00Z">
        <w:r w:rsidR="006237E6" w:rsidDel="00354C72">
          <w:delText>)</w:delText>
        </w:r>
      </w:del>
      <w:r w:rsidR="0086176A">
        <w:t xml:space="preserve">. </w:t>
      </w:r>
      <w:commentRangeEnd w:id="178"/>
      <w:r w:rsidR="00DB20E0">
        <w:rPr>
          <w:rStyle w:val="Refdecomentario"/>
        </w:rPr>
        <w:commentReference w:id="178"/>
      </w:r>
    </w:p>
    <w:p w:rsidR="00D35B84" w:rsidRDefault="00D35B84" w:rsidP="00400933">
      <w:pPr>
        <w:spacing w:after="0"/>
        <w:jc w:val="both"/>
      </w:pPr>
    </w:p>
    <w:p w:rsidR="005E75A2" w:rsidRPr="00BB2FDF" w:rsidRDefault="000265E8" w:rsidP="00400933">
      <w:pPr>
        <w:spacing w:after="0"/>
        <w:jc w:val="both"/>
        <w:rPr>
          <w:ins w:id="237" w:author="marcazal" w:date="2015-06-24T07:47:00Z"/>
        </w:rPr>
      </w:pPr>
      <w:ins w:id="238" w:author="marcazal" w:date="2015-09-06T15:14:00Z">
        <w:r>
          <w:t xml:space="preserve">Formando parte también de la extensión, </w:t>
        </w:r>
      </w:ins>
      <w:del w:id="239" w:author="marcazal" w:date="2015-09-06T00:14:00Z">
        <w:r w:rsidR="0042710D" w:rsidDel="0055507E">
          <w:delText>Como parte</w:delText>
        </w:r>
      </w:del>
      <w:del w:id="240" w:author="marcazal" w:date="2015-09-06T00:15:00Z">
        <w:r w:rsidR="0042710D" w:rsidDel="0055507E">
          <w:delText xml:space="preserve"> de</w:delText>
        </w:r>
      </w:del>
      <w:del w:id="241" w:author="marcazal" w:date="2015-09-06T15:10:00Z">
        <w:r w:rsidR="0042710D" w:rsidDel="000265E8">
          <w:delText xml:space="preserve"> las extensiones llevadas a </w:delText>
        </w:r>
      </w:del>
      <w:del w:id="242" w:author="marcazal" w:date="2015-09-06T00:15:00Z">
        <w:r w:rsidR="0042710D" w:rsidDel="0055507E">
          <w:delText>cabo</w:delText>
        </w:r>
        <w:r w:rsidR="00F15C87" w:rsidDel="0055507E">
          <w:delText xml:space="preserve"> a MoWebA</w:delText>
        </w:r>
      </w:del>
      <w:ins w:id="243" w:author="marcazal" w:date="2015-09-06T15:14:00Z">
        <w:r>
          <w:t>l</w:t>
        </w:r>
      </w:ins>
      <w:ins w:id="244" w:author="marcazal" w:date="2015-09-06T15:09:00Z">
        <w:r>
          <w:t>os</w:t>
        </w:r>
      </w:ins>
      <w:ins w:id="245" w:author="marcazal" w:date="2015-09-06T00:15:00Z">
        <w:r w:rsidR="0055507E">
          <w:t xml:space="preserve"> </w:t>
        </w:r>
        <w:proofErr w:type="spellStart"/>
        <w:r w:rsidR="00502FFA" w:rsidRPr="00400933">
          <w:rPr>
            <w:i/>
          </w:rPr>
          <w:t>CompositeUIElement</w:t>
        </w:r>
      </w:ins>
      <w:proofErr w:type="spellEnd"/>
      <w:ins w:id="246" w:author="marcazal" w:date="2015-09-06T00:16:00Z">
        <w:r w:rsidR="00BB2FDF">
          <w:t>,</w:t>
        </w:r>
      </w:ins>
      <w:del w:id="247" w:author="marcazal" w:date="2015-09-06T00:16:00Z">
        <w:r w:rsidR="006416A3" w:rsidDel="00BB2FDF">
          <w:delText>, t</w:delText>
        </w:r>
        <w:r w:rsidR="00ED34E5" w:rsidDel="00BB2FDF">
          <w:delText>ambién</w:delText>
        </w:r>
      </w:del>
      <w:r w:rsidR="00ED34E5">
        <w:t xml:space="preserve"> </w:t>
      </w:r>
      <w:ins w:id="248" w:author="marcazal" w:date="2015-09-06T15:10:00Z">
        <w:r>
          <w:t xml:space="preserve"> pueden o no </w:t>
        </w:r>
      </w:ins>
      <w:ins w:id="249" w:author="marcazal" w:date="2015-09-06T15:11:00Z">
        <w:r>
          <w:t>tener</w:t>
        </w:r>
      </w:ins>
      <w:ins w:id="250" w:author="marcazal" w:date="2015-09-06T15:10:00Z">
        <w:r>
          <w:t xml:space="preserve"> </w:t>
        </w:r>
        <w:proofErr w:type="spellStart"/>
        <w:r w:rsidR="00502FFA" w:rsidRPr="00400933">
          <w:rPr>
            <w:i/>
          </w:rPr>
          <w:t>Pane</w:t>
        </w:r>
      </w:ins>
      <w:ins w:id="251" w:author="marcazal" w:date="2015-09-06T15:11:00Z">
        <w:r w:rsidR="00502FFA" w:rsidRPr="00400933">
          <w:rPr>
            <w:i/>
          </w:rPr>
          <w:t>ls</w:t>
        </w:r>
        <w:proofErr w:type="spellEnd"/>
        <w:r>
          <w:t xml:space="preserve"> asociados y los </w:t>
        </w:r>
        <w:proofErr w:type="spellStart"/>
        <w:r w:rsidR="00502FFA" w:rsidRPr="00400933">
          <w:rPr>
            <w:i/>
          </w:rPr>
          <w:t>Panels</w:t>
        </w:r>
        <w:proofErr w:type="spellEnd"/>
        <w:r w:rsidR="00502FFA" w:rsidRPr="00400933">
          <w:rPr>
            <w:i/>
          </w:rPr>
          <w:t xml:space="preserve"> </w:t>
        </w:r>
        <w:r>
          <w:t xml:space="preserve">pueden estar asociados a uno o muchos </w:t>
        </w:r>
        <w:proofErr w:type="spellStart"/>
        <w:proofErr w:type="gramStart"/>
        <w:r w:rsidR="00502FFA" w:rsidRPr="00400933">
          <w:rPr>
            <w:i/>
          </w:rPr>
          <w:t>CompositeUIElement</w:t>
        </w:r>
      </w:ins>
      <w:proofErr w:type="spellEnd"/>
      <w:ins w:id="252" w:author="marcazal" w:date="2015-09-06T15:10:00Z">
        <w:r>
          <w:t xml:space="preserve"> </w:t>
        </w:r>
      </w:ins>
      <w:ins w:id="253" w:author="marcazal" w:date="2015-09-06T15:14:00Z">
        <w:r>
          <w:t>.</w:t>
        </w:r>
        <w:proofErr w:type="gramEnd"/>
        <w:r>
          <w:t xml:space="preserve"> L</w:t>
        </w:r>
      </w:ins>
      <w:ins w:id="254" w:author="marcazal" w:date="2015-09-06T15:10:00Z">
        <w:r>
          <w:t xml:space="preserve">os </w:t>
        </w:r>
        <w:proofErr w:type="spellStart"/>
        <w:r w:rsidRPr="000265E8">
          <w:rPr>
            <w:i/>
          </w:rPr>
          <w:t>Panel</w:t>
        </w:r>
        <w:r w:rsidR="00502FFA" w:rsidRPr="00400933">
          <w:rPr>
            <w:i/>
          </w:rPr>
          <w:t>s</w:t>
        </w:r>
        <w:proofErr w:type="spellEnd"/>
        <w:r>
          <w:t xml:space="preserve"> pueden </w:t>
        </w:r>
      </w:ins>
      <w:ins w:id="255" w:author="marcazal" w:date="2015-09-06T15:15:00Z">
        <w:r>
          <w:t>formar parte de</w:t>
        </w:r>
      </w:ins>
      <w:del w:id="256" w:author="marcazal" w:date="2015-09-06T15:15:00Z">
        <w:r w:rsidR="00ED34E5" w:rsidDel="000265E8">
          <w:delText>se</w:delText>
        </w:r>
      </w:del>
      <w:r w:rsidR="00ED34E5">
        <w:t xml:space="preserve"> </w:t>
      </w:r>
      <w:del w:id="257" w:author="marcazal" w:date="2015-09-06T15:15:00Z">
        <w:r w:rsidR="00ED34E5" w:rsidDel="000265E8">
          <w:delText xml:space="preserve">encuentran los </w:delText>
        </w:r>
      </w:del>
      <w:ins w:id="258" w:author="marcazal" w:date="2015-09-06T15:15:00Z">
        <w:r w:rsidR="00691A10">
          <w:t xml:space="preserve">un </w:t>
        </w:r>
      </w:ins>
      <w:proofErr w:type="spellStart"/>
      <w:ins w:id="259" w:author="marcazal" w:date="2015-09-06T00:16:00Z">
        <w:r w:rsidR="00502FFA" w:rsidRPr="00400933">
          <w:rPr>
            <w:i/>
          </w:rPr>
          <w:t>R</w:t>
        </w:r>
      </w:ins>
      <w:ins w:id="260" w:author="marcazal" w:date="2015-06-24T07:47:00Z">
        <w:r w:rsidR="00502FFA" w:rsidRPr="00400933">
          <w:rPr>
            <w:i/>
          </w:rPr>
          <w:t>ichAccordion</w:t>
        </w:r>
        <w:proofErr w:type="spellEnd"/>
        <w:r w:rsidR="00BB2FDF">
          <w:t xml:space="preserve"> </w:t>
        </w:r>
      </w:ins>
      <w:ins w:id="261" w:author="marcazal" w:date="2015-09-06T15:16:00Z">
        <w:r w:rsidR="00691A10">
          <w:t>o un</w:t>
        </w:r>
      </w:ins>
      <w:ins w:id="262" w:author="marcazal" w:date="2015-06-24T07:47:00Z">
        <w:r w:rsidR="00BB2FDF">
          <w:t xml:space="preserve"> </w:t>
        </w:r>
      </w:ins>
      <w:proofErr w:type="spellStart"/>
      <w:ins w:id="263" w:author="marcazal" w:date="2015-09-06T00:16:00Z">
        <w:r w:rsidR="00502FFA" w:rsidRPr="00400933">
          <w:rPr>
            <w:i/>
          </w:rPr>
          <w:t>R</w:t>
        </w:r>
      </w:ins>
      <w:ins w:id="264" w:author="marcazal" w:date="2015-06-24T07:47:00Z">
        <w:r w:rsidR="00502FFA" w:rsidRPr="00400933">
          <w:rPr>
            <w:i/>
          </w:rPr>
          <w:t>ichTabs</w:t>
        </w:r>
        <w:proofErr w:type="spellEnd"/>
        <w:r w:rsidR="005E75A2">
          <w:t xml:space="preserve">, </w:t>
        </w:r>
      </w:ins>
      <w:ins w:id="265" w:author="marcazal" w:date="2015-09-06T15:16:00Z">
        <w:r w:rsidR="00691A10">
          <w:t xml:space="preserve">y tanto el </w:t>
        </w:r>
        <w:proofErr w:type="spellStart"/>
        <w:r w:rsidR="00502FFA" w:rsidRPr="00400933">
          <w:rPr>
            <w:i/>
          </w:rPr>
          <w:t>RichAccordion</w:t>
        </w:r>
        <w:proofErr w:type="spellEnd"/>
        <w:r w:rsidR="00691A10">
          <w:t xml:space="preserve"> como el </w:t>
        </w:r>
        <w:proofErr w:type="spellStart"/>
        <w:r w:rsidR="00502FFA" w:rsidRPr="00400933">
          <w:rPr>
            <w:i/>
          </w:rPr>
          <w:t>RichTabs</w:t>
        </w:r>
        <w:proofErr w:type="spellEnd"/>
        <w:r w:rsidR="00691A10">
          <w:t xml:space="preserve"> puede</w:t>
        </w:r>
      </w:ins>
      <w:ins w:id="266" w:author="marcazal" w:date="2015-09-06T15:17:00Z">
        <w:r w:rsidR="00691A10">
          <w:t>n</w:t>
        </w:r>
      </w:ins>
      <w:ins w:id="267" w:author="marcazal" w:date="2015-09-06T15:16:00Z">
        <w:r w:rsidR="00691A10">
          <w:t xml:space="preserve"> contener</w:t>
        </w:r>
      </w:ins>
      <w:ins w:id="268" w:author="marcazal" w:date="2015-09-06T15:17:00Z">
        <w:r w:rsidR="00691A10">
          <w:t xml:space="preserve"> uno o muchos </w:t>
        </w:r>
        <w:proofErr w:type="spellStart"/>
        <w:r w:rsidR="00502FFA" w:rsidRPr="00400933">
          <w:rPr>
            <w:i/>
          </w:rPr>
          <w:t>Panels</w:t>
        </w:r>
      </w:ins>
      <w:proofErr w:type="spellEnd"/>
      <w:ins w:id="269" w:author="marcazal" w:date="2015-06-24T07:48:00Z">
        <w:r w:rsidR="005E75A2">
          <w:rPr>
            <w:i/>
          </w:rPr>
          <w:t xml:space="preserve">. </w:t>
        </w:r>
        <w:r w:rsidR="005E75A2">
          <w:t xml:space="preserve">Cada uno de estos </w:t>
        </w:r>
        <w:proofErr w:type="spellStart"/>
        <w:r w:rsidR="008F2327" w:rsidRPr="008F2327">
          <w:rPr>
            <w:i/>
          </w:rPr>
          <w:t>Panels</w:t>
        </w:r>
        <w:proofErr w:type="spellEnd"/>
        <w:r w:rsidR="005E75A2">
          <w:t>, permite aglomerar a</w:t>
        </w:r>
      </w:ins>
      <w:ins w:id="270" w:author="marcazal" w:date="2015-09-06T00:18:00Z">
        <w:r w:rsidR="00BB2FDF">
          <w:t xml:space="preserve"> uno o</w:t>
        </w:r>
      </w:ins>
      <w:ins w:id="271" w:author="marcazal" w:date="2015-06-24T07:48:00Z">
        <w:r w:rsidR="005E75A2">
          <w:t xml:space="preserve"> muchos elementos de interfaz </w:t>
        </w:r>
        <w:proofErr w:type="spellStart"/>
        <w:r w:rsidR="008F2327" w:rsidRPr="008F2327">
          <w:rPr>
            <w:i/>
          </w:rPr>
          <w:t>compositeUIElement</w:t>
        </w:r>
      </w:ins>
      <w:proofErr w:type="spellEnd"/>
      <w:ins w:id="272" w:author="marcazal" w:date="2015-06-24T08:01:00Z">
        <w:r w:rsidR="004447A8">
          <w:rPr>
            <w:i/>
          </w:rPr>
          <w:t>.</w:t>
        </w:r>
      </w:ins>
      <w:ins w:id="273" w:author="marcazal" w:date="2015-09-06T00:19:00Z">
        <w:r w:rsidR="00BB2FDF">
          <w:t xml:space="preserve"> Cada </w:t>
        </w:r>
        <w:proofErr w:type="spellStart"/>
        <w:r w:rsidR="00502FFA" w:rsidRPr="00400933">
          <w:rPr>
            <w:i/>
          </w:rPr>
          <w:t>Panels</w:t>
        </w:r>
      </w:ins>
      <w:proofErr w:type="spellEnd"/>
      <w:ins w:id="274" w:author="marcazal" w:date="2015-09-06T00:20:00Z">
        <w:r w:rsidR="00BB2FDF">
          <w:t xml:space="preserve">, puede formar parte de un </w:t>
        </w:r>
        <w:proofErr w:type="spellStart"/>
        <w:r w:rsidR="00502FFA" w:rsidRPr="00400933">
          <w:rPr>
            <w:i/>
          </w:rPr>
          <w:t>RichAccordion</w:t>
        </w:r>
        <w:proofErr w:type="spellEnd"/>
        <w:r w:rsidR="00BB2FDF">
          <w:rPr>
            <w:i/>
          </w:rPr>
          <w:t xml:space="preserve"> </w:t>
        </w:r>
        <w:r w:rsidR="00BB2FDF">
          <w:t xml:space="preserve">o un </w:t>
        </w:r>
        <w:proofErr w:type="spellStart"/>
        <w:r w:rsidR="00BB2FDF">
          <w:rPr>
            <w:i/>
          </w:rPr>
          <w:t>RichTabs</w:t>
        </w:r>
        <w:proofErr w:type="spellEnd"/>
        <w:r w:rsidR="00BB2FDF">
          <w:rPr>
            <w:i/>
          </w:rPr>
          <w:t xml:space="preserve">. </w:t>
        </w:r>
      </w:ins>
      <w:ins w:id="275" w:author="marcazal" w:date="2015-09-06T00:21:00Z">
        <w:r w:rsidR="00BB2FDF">
          <w:t>De manera inversa u</w:t>
        </w:r>
      </w:ins>
      <w:ins w:id="276" w:author="marcazal" w:date="2015-09-06T00:22:00Z">
        <w:r w:rsidR="00BB2FDF">
          <w:t>n</w:t>
        </w:r>
      </w:ins>
      <w:ins w:id="277" w:author="marcazal" w:date="2015-09-06T00:21:00Z">
        <w:r w:rsidR="00BB2FDF">
          <w:t xml:space="preserve"> </w:t>
        </w:r>
        <w:proofErr w:type="spellStart"/>
        <w:r w:rsidR="00502FFA" w:rsidRPr="00400933">
          <w:rPr>
            <w:i/>
          </w:rPr>
          <w:t>RichAccordion</w:t>
        </w:r>
        <w:proofErr w:type="spellEnd"/>
        <w:r w:rsidR="00BB2FDF">
          <w:rPr>
            <w:i/>
          </w:rPr>
          <w:t xml:space="preserve"> </w:t>
        </w:r>
      </w:ins>
      <w:ins w:id="278" w:author="marcazal" w:date="2015-09-06T00:22:00Z">
        <w:r w:rsidR="00BB2FDF">
          <w:t xml:space="preserve">o un </w:t>
        </w:r>
        <w:proofErr w:type="spellStart"/>
        <w:r w:rsidR="00502FFA" w:rsidRPr="00400933">
          <w:rPr>
            <w:i/>
          </w:rPr>
          <w:t>RichTabs</w:t>
        </w:r>
        <w:proofErr w:type="spellEnd"/>
        <w:r w:rsidR="00BB2FDF">
          <w:rPr>
            <w:i/>
          </w:rPr>
          <w:t xml:space="preserve"> </w:t>
        </w:r>
        <w:r w:rsidR="00BB2FDF">
          <w:t xml:space="preserve">se compone de uno o muchos </w:t>
        </w:r>
        <w:proofErr w:type="spellStart"/>
        <w:r w:rsidR="00502FFA" w:rsidRPr="00400933">
          <w:rPr>
            <w:i/>
          </w:rPr>
          <w:t>Panels</w:t>
        </w:r>
        <w:proofErr w:type="spellEnd"/>
        <w:r w:rsidR="00BB2FDF">
          <w:t>.</w:t>
        </w:r>
      </w:ins>
    </w:p>
    <w:p w:rsidR="00207B1C" w:rsidRDefault="00207B1C" w:rsidP="00400933">
      <w:pPr>
        <w:spacing w:after="0"/>
        <w:jc w:val="both"/>
      </w:pPr>
    </w:p>
    <w:p w:rsidR="00A15776" w:rsidRDefault="00A15776">
      <w:pPr>
        <w:keepNext/>
        <w:spacing w:after="0"/>
      </w:pPr>
    </w:p>
    <w:p w:rsidR="001C6603" w:rsidRDefault="001C6603" w:rsidP="00A15776">
      <w:pPr>
        <w:pStyle w:val="Epgrafe"/>
        <w:ind w:left="1416" w:firstLine="708"/>
        <w:rPr>
          <w:color w:val="000000" w:themeColor="text1"/>
        </w:rPr>
      </w:pPr>
      <w:bookmarkStart w:id="279" w:name="_Ref422897839"/>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BF4C9E" w:rsidP="00A15776">
      <w:pPr>
        <w:pStyle w:val="Epgrafe"/>
        <w:ind w:left="1416" w:firstLine="708"/>
        <w:rPr>
          <w:color w:val="000000" w:themeColor="text1"/>
        </w:rPr>
      </w:pPr>
      <w:bookmarkStart w:id="280" w:name="_GoBack"/>
      <w:r w:rsidRPr="00400933">
        <w:rPr>
          <w:noProof/>
          <w:color w:val="000000" w:themeColor="text1"/>
          <w:lang w:val="es-PY" w:eastAsia="es-PY"/>
        </w:rPr>
        <w:drawing>
          <wp:anchor distT="0" distB="0" distL="114300" distR="114300" simplePos="0" relativeHeight="251672576" behindDoc="1" locked="0" layoutInCell="1" allowOverlap="1">
            <wp:simplePos x="0" y="0"/>
            <wp:positionH relativeFrom="column">
              <wp:posOffset>-1080135</wp:posOffset>
            </wp:positionH>
            <wp:positionV relativeFrom="paragraph">
              <wp:posOffset>95885</wp:posOffset>
            </wp:positionV>
            <wp:extent cx="8691245" cy="3808730"/>
            <wp:effectExtent l="0" t="2438400" r="0" b="2420620"/>
            <wp:wrapTight wrapText="bothSides">
              <wp:wrapPolygon edited="0">
                <wp:start x="21593" y="-16"/>
                <wp:lineTo x="51" y="-16"/>
                <wp:lineTo x="51" y="21483"/>
                <wp:lineTo x="21593" y="21483"/>
                <wp:lineTo x="21593" y="-16"/>
              </wp:wrapPolygon>
            </wp:wrapTight>
            <wp:docPr id="14" name="2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modeloDeContenidoYLayout.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8691245" cy="3808730"/>
                    </a:xfrm>
                    <a:prstGeom prst="rect">
                      <a:avLst/>
                    </a:prstGeom>
                  </pic:spPr>
                </pic:pic>
              </a:graphicData>
            </a:graphic>
          </wp:anchor>
        </w:drawing>
      </w:r>
      <w:bookmarkEnd w:id="280"/>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1C6603" w:rsidRDefault="001C6603" w:rsidP="00A15776">
      <w:pPr>
        <w:pStyle w:val="Epgrafe"/>
        <w:ind w:left="1416" w:firstLine="708"/>
        <w:rPr>
          <w:color w:val="000000" w:themeColor="text1"/>
        </w:rPr>
      </w:pPr>
    </w:p>
    <w:p w:rsidR="00507031" w:rsidRDefault="00B90174" w:rsidP="00400933">
      <w:pPr>
        <w:spacing w:after="0"/>
        <w:rPr>
          <w:color w:val="000000" w:themeColor="text1"/>
        </w:rPr>
      </w:pPr>
      <w:r>
        <w:rPr>
          <w:color w:val="000000" w:themeColor="text1"/>
        </w:rPr>
        <w:tab/>
      </w:r>
      <w:r>
        <w:rPr>
          <w:color w:val="000000" w:themeColor="text1"/>
        </w:rPr>
        <w:tab/>
      </w:r>
      <w:r>
        <w:rPr>
          <w:color w:val="000000" w:themeColor="text1"/>
        </w:rPr>
        <w:tab/>
      </w:r>
      <w:r>
        <w:rPr>
          <w:color w:val="000000" w:themeColor="text1"/>
        </w:rPr>
        <w:tab/>
      </w:r>
    </w:p>
    <w:p w:rsidR="00507031" w:rsidRDefault="00507031" w:rsidP="00400933">
      <w:pPr>
        <w:spacing w:after="0"/>
        <w:rPr>
          <w:color w:val="000000" w:themeColor="text1"/>
        </w:rPr>
      </w:pPr>
    </w:p>
    <w:p w:rsidR="00507031" w:rsidRDefault="00507031" w:rsidP="00400933">
      <w:pPr>
        <w:spacing w:after="0"/>
        <w:rPr>
          <w:color w:val="000000" w:themeColor="text1"/>
        </w:rPr>
      </w:pPr>
    </w:p>
    <w:p w:rsidR="00507031" w:rsidRDefault="00507031" w:rsidP="00400933">
      <w:pPr>
        <w:spacing w:after="0"/>
        <w:rPr>
          <w:color w:val="000000" w:themeColor="text1"/>
        </w:rPr>
      </w:pPr>
    </w:p>
    <w:p w:rsidR="00507031" w:rsidRDefault="00507031" w:rsidP="00400933">
      <w:pPr>
        <w:spacing w:after="0"/>
        <w:rPr>
          <w:color w:val="000000" w:themeColor="text1"/>
        </w:rPr>
      </w:pPr>
    </w:p>
    <w:p w:rsidR="00507031" w:rsidRDefault="00507031" w:rsidP="00400933">
      <w:pPr>
        <w:spacing w:after="0"/>
        <w:rPr>
          <w:color w:val="000000" w:themeColor="text1"/>
        </w:rPr>
      </w:pPr>
    </w:p>
    <w:p w:rsidR="00507031" w:rsidRDefault="00507031" w:rsidP="006A6A78">
      <w:pPr>
        <w:spacing w:after="0"/>
        <w:ind w:left="1416" w:firstLine="708"/>
        <w:rPr>
          <w:color w:val="000000" w:themeColor="text1"/>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6A6A78" w:rsidRDefault="006A6A78" w:rsidP="006A6A78">
      <w:pPr>
        <w:spacing w:after="0"/>
        <w:ind w:left="1416" w:firstLine="708"/>
        <w:rPr>
          <w:b/>
          <w:color w:val="000000" w:themeColor="text1"/>
          <w:sz w:val="18"/>
          <w:szCs w:val="18"/>
        </w:rPr>
      </w:pPr>
    </w:p>
    <w:p w:rsidR="00DB73E6" w:rsidRPr="008749FC" w:rsidRDefault="00DB73E6" w:rsidP="006A6A78">
      <w:pPr>
        <w:spacing w:after="0"/>
        <w:ind w:left="2124" w:firstLine="708"/>
        <w:rPr>
          <w:sz w:val="18"/>
          <w:szCs w:val="18"/>
        </w:rPr>
      </w:pPr>
      <w:bookmarkStart w:id="281" w:name="_Ref429542987"/>
      <w:commentRangeStart w:id="282"/>
      <w:r w:rsidRPr="008749FC">
        <w:rPr>
          <w:b/>
          <w:color w:val="000000" w:themeColor="text1"/>
          <w:sz w:val="18"/>
          <w:szCs w:val="18"/>
        </w:rPr>
        <w:lastRenderedPageBreak/>
        <w:t xml:space="preserve">Figura </w:t>
      </w:r>
      <w:r w:rsidR="000705AC" w:rsidRPr="008749FC">
        <w:rPr>
          <w:b/>
          <w:color w:val="000000" w:themeColor="text1"/>
          <w:sz w:val="18"/>
          <w:szCs w:val="18"/>
        </w:rPr>
        <w:fldChar w:fldCharType="begin"/>
      </w:r>
      <w:r w:rsidRPr="008749FC">
        <w:rPr>
          <w:b/>
          <w:color w:val="000000" w:themeColor="text1"/>
          <w:sz w:val="18"/>
          <w:szCs w:val="18"/>
        </w:rPr>
        <w:instrText xml:space="preserve"> SEQ Figura \* ARABIC </w:instrText>
      </w:r>
      <w:r w:rsidR="000705AC" w:rsidRPr="008749FC">
        <w:rPr>
          <w:b/>
          <w:color w:val="000000" w:themeColor="text1"/>
          <w:sz w:val="18"/>
          <w:szCs w:val="18"/>
        </w:rPr>
        <w:fldChar w:fldCharType="separate"/>
      </w:r>
      <w:ins w:id="283" w:author="marcazal" w:date="2015-09-08T07:16:00Z">
        <w:r w:rsidR="00287A2D">
          <w:rPr>
            <w:b/>
            <w:noProof/>
            <w:color w:val="000000" w:themeColor="text1"/>
            <w:sz w:val="18"/>
            <w:szCs w:val="18"/>
          </w:rPr>
          <w:t>2</w:t>
        </w:r>
      </w:ins>
      <w:r w:rsidR="000705AC" w:rsidRPr="008749FC">
        <w:rPr>
          <w:b/>
          <w:color w:val="000000" w:themeColor="text1"/>
          <w:sz w:val="18"/>
          <w:szCs w:val="18"/>
        </w:rPr>
        <w:fldChar w:fldCharType="end"/>
      </w:r>
      <w:bookmarkEnd w:id="281"/>
      <w:r w:rsidRPr="008749FC">
        <w:rPr>
          <w:color w:val="000000" w:themeColor="text1"/>
          <w:sz w:val="18"/>
          <w:szCs w:val="18"/>
        </w:rPr>
        <w:t xml:space="preserve"> </w:t>
      </w:r>
      <w:proofErr w:type="spellStart"/>
      <w:r w:rsidRPr="008749FC">
        <w:rPr>
          <w:color w:val="000000" w:themeColor="text1"/>
          <w:sz w:val="18"/>
          <w:szCs w:val="18"/>
        </w:rPr>
        <w:t>Metamodelo</w:t>
      </w:r>
      <w:proofErr w:type="spellEnd"/>
      <w:r w:rsidRPr="008749FC">
        <w:rPr>
          <w:color w:val="000000" w:themeColor="text1"/>
          <w:sz w:val="18"/>
          <w:szCs w:val="18"/>
        </w:rPr>
        <w:t xml:space="preserve"> de contenido y </w:t>
      </w:r>
      <w:commentRangeEnd w:id="282"/>
      <w:r w:rsidRPr="008749FC">
        <w:rPr>
          <w:color w:val="000000" w:themeColor="text1"/>
          <w:sz w:val="18"/>
          <w:szCs w:val="18"/>
        </w:rPr>
        <w:t>estructura</w:t>
      </w:r>
      <w:r w:rsidRPr="008749FC">
        <w:rPr>
          <w:rStyle w:val="Refdecomentario"/>
          <w:bCs/>
          <w:sz w:val="18"/>
          <w:szCs w:val="18"/>
        </w:rPr>
        <w:commentReference w:id="282"/>
      </w:r>
    </w:p>
    <w:bookmarkEnd w:id="279"/>
    <w:p w:rsidR="00A15776" w:rsidRDefault="00A15776" w:rsidP="00400933">
      <w:pPr>
        <w:pStyle w:val="Epgrafe"/>
        <w:rPr>
          <w:b w:val="0"/>
          <w:color w:val="000000" w:themeColor="text1"/>
        </w:rPr>
      </w:pPr>
    </w:p>
    <w:p w:rsidR="004447A8" w:rsidRDefault="004447A8" w:rsidP="004447A8">
      <w:pPr>
        <w:spacing w:after="0"/>
      </w:pPr>
      <w:r>
        <w:t>A continuación se describen cada uno de los elementos que forman parte de</w:t>
      </w:r>
      <w:r w:rsidR="00EE209E">
        <w:t xml:space="preserve"> la extensión al </w:t>
      </w:r>
      <w:proofErr w:type="spellStart"/>
      <w:r w:rsidR="00EE209E">
        <w:t>metamodelo</w:t>
      </w:r>
      <w:proofErr w:type="spellEnd"/>
      <w:r w:rsidR="00EE209E">
        <w:t xml:space="preserve"> de C</w:t>
      </w:r>
      <w:r>
        <w:t xml:space="preserve">ontenido de </w:t>
      </w:r>
      <w:proofErr w:type="spellStart"/>
      <w:r>
        <w:t>MoWebA</w:t>
      </w:r>
      <w:proofErr w:type="spellEnd"/>
      <w:r w:rsidR="00EE209E">
        <w:t xml:space="preserve"> con sus respectivas propiedades</w:t>
      </w:r>
      <w:r>
        <w:t>.</w:t>
      </w:r>
    </w:p>
    <w:p w:rsidR="004447A8" w:rsidRDefault="004447A8" w:rsidP="00865E0E">
      <w:pPr>
        <w:spacing w:after="0"/>
        <w:rPr>
          <w:b/>
        </w:rPr>
      </w:pPr>
    </w:p>
    <w:p w:rsidR="00865E0E" w:rsidRDefault="00865E0E" w:rsidP="00865E0E">
      <w:pPr>
        <w:spacing w:after="0"/>
        <w:rPr>
          <w:ins w:id="284" w:author="Ivan Lopez" w:date="2015-06-23T16:13:00Z"/>
          <w:b/>
        </w:rPr>
      </w:pPr>
      <w:ins w:id="285" w:author="Ivan Lopez" w:date="2015-06-23T16:13:00Z">
        <w:r>
          <w:rPr>
            <w:b/>
          </w:rPr>
          <w:t xml:space="preserve">3.3.1 </w:t>
        </w:r>
        <w:commentRangeStart w:id="286"/>
        <w:proofErr w:type="spellStart"/>
        <w:r>
          <w:rPr>
            <w:b/>
          </w:rPr>
          <w:t>R</w:t>
        </w:r>
        <w:r w:rsidRPr="004312FC">
          <w:rPr>
            <w:b/>
          </w:rPr>
          <w:t>ichAutoSuggest</w:t>
        </w:r>
        <w:commentRangeEnd w:id="286"/>
        <w:proofErr w:type="spellEnd"/>
        <w:r>
          <w:rPr>
            <w:rStyle w:val="Refdecomentario"/>
          </w:rPr>
          <w:commentReference w:id="286"/>
        </w:r>
      </w:ins>
    </w:p>
    <w:p w:rsidR="00865E0E" w:rsidRDefault="00865E0E" w:rsidP="00865E0E">
      <w:pPr>
        <w:spacing w:after="0"/>
        <w:rPr>
          <w:ins w:id="287" w:author="Ivan Lopez" w:date="2015-06-23T16:13:00Z"/>
        </w:rPr>
      </w:pPr>
    </w:p>
    <w:p w:rsidR="001C365C" w:rsidRDefault="00865E0E" w:rsidP="00865E0E">
      <w:pPr>
        <w:spacing w:after="0"/>
      </w:pPr>
      <w:ins w:id="288" w:author="Ivan Lopez" w:date="2015-06-23T16:13:00Z">
        <w:r>
          <w:t>Este elemento de interfaz enriquecido</w:t>
        </w:r>
      </w:ins>
      <w:ins w:id="289" w:author="marcazal" w:date="2015-09-06T18:20:00Z">
        <w:r w:rsidR="009D5F62">
          <w:t xml:space="preserve"> de entrada</w:t>
        </w:r>
      </w:ins>
      <w:ins w:id="290" w:author="Ivan Lopez" w:date="2015-06-23T16:13:00Z">
        <w:r>
          <w:t xml:space="preserve">, contiene </w:t>
        </w:r>
        <w:del w:id="291" w:author="marcazal" w:date="2015-09-06T15:24:00Z">
          <w:r w:rsidDel="00691A10">
            <w:delText xml:space="preserve">los valores etiquetados </w:delText>
          </w:r>
          <w:r w:rsidRPr="004312FC" w:rsidDel="00691A10">
            <w:rPr>
              <w:i/>
            </w:rPr>
            <w:delText>localDictionary</w:delText>
          </w:r>
          <w:r w:rsidDel="00691A10">
            <w:delText xml:space="preserve"> y</w:delText>
          </w:r>
        </w:del>
      </w:ins>
      <w:ins w:id="292" w:author="marcazal" w:date="2015-09-06T15:24:00Z">
        <w:r w:rsidR="00691A10">
          <w:t>al atributo</w:t>
        </w:r>
      </w:ins>
      <w:ins w:id="293" w:author="Ivan Lopez" w:date="2015-06-23T16:13:00Z">
        <w:r>
          <w:t xml:space="preserve"> </w:t>
        </w:r>
        <w:proofErr w:type="spellStart"/>
        <w:r w:rsidRPr="004312FC">
          <w:rPr>
            <w:i/>
          </w:rPr>
          <w:t>source</w:t>
        </w:r>
        <w:proofErr w:type="spellEnd"/>
        <w:r>
          <w:t xml:space="preserve">. </w:t>
        </w:r>
      </w:ins>
      <w:r w:rsidR="00691A10">
        <w:t>Este atributo tiene una doble funcionalidad. Una de ellas es permitir definir en el,</w:t>
      </w:r>
      <w:r w:rsidR="00EE7EE6">
        <w:t xml:space="preserve"> un listado de palabras separadas por el carácter especial “@”, que corresponde a las palabras que serán sugeridas en el momento de ingresar uno o varios caracteres en un campo </w:t>
      </w:r>
      <w:r w:rsidR="002E7205">
        <w:t xml:space="preserve">del tipo </w:t>
      </w:r>
      <w:proofErr w:type="spellStart"/>
      <w:r w:rsidR="00502FFA" w:rsidRPr="006A6A78">
        <w:rPr>
          <w:i/>
        </w:rPr>
        <w:t>RichAutoSuggest</w:t>
      </w:r>
      <w:proofErr w:type="spellEnd"/>
      <w:r w:rsidR="00EE7EE6">
        <w:t>. Por ejemplo, para el campo País de origen</w:t>
      </w:r>
      <w:r w:rsidR="002E7205">
        <w:t xml:space="preserve"> del tipo</w:t>
      </w:r>
      <w:r w:rsidR="00502FFA" w:rsidRPr="006A6A78">
        <w:rPr>
          <w:i/>
        </w:rPr>
        <w:t xml:space="preserve"> </w:t>
      </w:r>
      <w:proofErr w:type="spellStart"/>
      <w:r w:rsidR="00502FFA" w:rsidRPr="006A6A78">
        <w:rPr>
          <w:i/>
        </w:rPr>
        <w:t>RichAutoSuggest</w:t>
      </w:r>
      <w:proofErr w:type="spellEnd"/>
      <w:r w:rsidR="00EE7EE6">
        <w:t xml:space="preserve">, el atributo </w:t>
      </w:r>
      <w:proofErr w:type="spellStart"/>
      <w:r w:rsidR="00502FFA" w:rsidRPr="006A6A78">
        <w:rPr>
          <w:i/>
        </w:rPr>
        <w:t>source</w:t>
      </w:r>
      <w:proofErr w:type="spellEnd"/>
      <w:r w:rsidR="00502FFA" w:rsidRPr="006A6A78">
        <w:t>, puede definirse como</w:t>
      </w:r>
      <w:r w:rsidR="009D5F62">
        <w:t xml:space="preserve"> </w:t>
      </w:r>
      <w:proofErr w:type="spellStart"/>
      <w:r w:rsidR="00EE7EE6">
        <w:t>source</w:t>
      </w:r>
      <w:proofErr w:type="spellEnd"/>
      <w:r w:rsidR="00EE7EE6">
        <w:t>=”</w:t>
      </w:r>
      <w:proofErr w:type="spellStart"/>
      <w:r w:rsidR="00EE7EE6">
        <w:t>Paraguay@Portugal@PaquistanPolonia@Peru@España</w:t>
      </w:r>
      <w:proofErr w:type="spellEnd"/>
      <w:r w:rsidR="00EE7EE6">
        <w:t xml:space="preserve">@...”. </w:t>
      </w:r>
      <w:r w:rsidR="004B564E">
        <w:t xml:space="preserve"> La otra funcionalidad del atributo </w:t>
      </w:r>
      <w:proofErr w:type="spellStart"/>
      <w:r w:rsidR="00502FFA" w:rsidRPr="006A6A78">
        <w:rPr>
          <w:i/>
        </w:rPr>
        <w:t>source</w:t>
      </w:r>
      <w:proofErr w:type="spellEnd"/>
      <w:r w:rsidR="004B564E">
        <w:t xml:space="preserve"> permite definir en él, una ruta en la cual se aloja un archivo .</w:t>
      </w:r>
      <w:proofErr w:type="spellStart"/>
      <w:r w:rsidR="004B564E">
        <w:t>xml</w:t>
      </w:r>
      <w:proofErr w:type="spellEnd"/>
      <w:r w:rsidR="004B564E">
        <w:t xml:space="preserve"> que contiene el listado de palabras que corresponde a las sugerencias. Por ejemplo, </w:t>
      </w:r>
      <w:proofErr w:type="spellStart"/>
      <w:r w:rsidR="00502FFA" w:rsidRPr="006A6A78">
        <w:rPr>
          <w:i/>
        </w:rPr>
        <w:t>source</w:t>
      </w:r>
      <w:proofErr w:type="spellEnd"/>
      <w:r w:rsidR="004B564E">
        <w:t xml:space="preserve"> puede estar definido de la siguiente forma, </w:t>
      </w:r>
      <w:proofErr w:type="spellStart"/>
      <w:r w:rsidR="004B564E">
        <w:t>source</w:t>
      </w:r>
      <w:proofErr w:type="spellEnd"/>
      <w:r w:rsidR="004B564E">
        <w:t>=”países.xml”, en donde países.xml tiene el siguiente formato</w:t>
      </w:r>
      <w:r w:rsidR="001C365C">
        <w:t>:</w:t>
      </w:r>
    </w:p>
    <w:p w:rsidR="001C365C" w:rsidRDefault="001C365C" w:rsidP="00865E0E">
      <w:pPr>
        <w:spacing w:after="0"/>
      </w:pPr>
    </w:p>
    <w:p w:rsidR="001C365C" w:rsidRDefault="002D302C" w:rsidP="006A6A78">
      <w:pPr>
        <w:spacing w:after="0"/>
        <w:ind w:left="1416"/>
        <w:rPr>
          <w:lang w:val="en-US"/>
        </w:rPr>
      </w:pPr>
      <w:proofErr w:type="gramStart"/>
      <w:r w:rsidRPr="006A6A78">
        <w:rPr>
          <w:color w:val="C0504D" w:themeColor="accent2"/>
          <w:lang w:val="en-US"/>
        </w:rPr>
        <w:t>&lt;</w:t>
      </w:r>
      <w:r w:rsidR="00B97AD4" w:rsidRPr="006A6A78">
        <w:rPr>
          <w:color w:val="C0504D" w:themeColor="accent2"/>
          <w:lang w:val="en-US"/>
        </w:rPr>
        <w:t>?</w:t>
      </w:r>
      <w:r w:rsidR="00B97AD4" w:rsidRPr="006A6A78">
        <w:rPr>
          <w:color w:val="4F81BD" w:themeColor="accent1"/>
          <w:lang w:val="en-US"/>
        </w:rPr>
        <w:t>xml</w:t>
      </w:r>
      <w:proofErr w:type="gramEnd"/>
      <w:r w:rsidR="00B97AD4">
        <w:rPr>
          <w:lang w:val="en-US"/>
        </w:rPr>
        <w:t xml:space="preserve"> </w:t>
      </w:r>
      <w:r w:rsidR="00B97AD4" w:rsidRPr="006A6A78">
        <w:rPr>
          <w:color w:val="C0504D" w:themeColor="accent2"/>
          <w:lang w:val="en-US"/>
        </w:rPr>
        <w:t>version</w:t>
      </w:r>
      <w:r w:rsidR="00B97AD4">
        <w:rPr>
          <w:lang w:val="en-US"/>
        </w:rPr>
        <w:t>=</w:t>
      </w:r>
      <w:r w:rsidR="00B97AD4" w:rsidRPr="006A6A78">
        <w:rPr>
          <w:b/>
          <w:color w:val="4F81BD" w:themeColor="accent1"/>
          <w:lang w:val="en-US"/>
        </w:rPr>
        <w:t>”1.0”</w:t>
      </w:r>
      <w:r w:rsidR="00B97AD4">
        <w:rPr>
          <w:lang w:val="en-US"/>
        </w:rPr>
        <w:t xml:space="preserve"> </w:t>
      </w:r>
      <w:r w:rsidR="00B97AD4" w:rsidRPr="006A6A78">
        <w:rPr>
          <w:color w:val="C0504D" w:themeColor="accent2"/>
          <w:lang w:val="en-US"/>
        </w:rPr>
        <w:t>encoding</w:t>
      </w:r>
      <w:r w:rsidR="00B97AD4">
        <w:rPr>
          <w:lang w:val="en-US"/>
        </w:rPr>
        <w:t>=</w:t>
      </w:r>
      <w:r w:rsidR="00B97AD4" w:rsidRPr="006A6A78">
        <w:rPr>
          <w:b/>
          <w:color w:val="4F81BD" w:themeColor="accent1"/>
          <w:lang w:val="en-US"/>
        </w:rPr>
        <w:t>”UTF-8”</w:t>
      </w:r>
      <w:r w:rsidR="00B97AD4" w:rsidRPr="006A6A78">
        <w:rPr>
          <w:color w:val="4F81BD" w:themeColor="accent1"/>
          <w:lang w:val="en-US"/>
        </w:rPr>
        <w:t xml:space="preserve"> </w:t>
      </w:r>
      <w:r w:rsidR="00B97AD4" w:rsidRPr="006A6A78">
        <w:rPr>
          <w:color w:val="C0504D" w:themeColor="accent2"/>
          <w:lang w:val="en-US"/>
        </w:rPr>
        <w:t>standalone</w:t>
      </w:r>
      <w:r w:rsidR="00B97AD4">
        <w:rPr>
          <w:lang w:val="en-US"/>
        </w:rPr>
        <w:t>=</w:t>
      </w:r>
      <w:r w:rsidR="00B97AD4" w:rsidRPr="006A6A78">
        <w:rPr>
          <w:b/>
          <w:color w:val="4F81BD" w:themeColor="accent1"/>
          <w:lang w:val="en-US"/>
        </w:rPr>
        <w:t>”no”</w:t>
      </w:r>
      <w:r w:rsidR="00B97AD4" w:rsidRPr="006A6A78">
        <w:rPr>
          <w:color w:val="C0504D" w:themeColor="accent2"/>
          <w:lang w:val="en-US"/>
        </w:rPr>
        <w:t>?</w:t>
      </w:r>
      <w:r w:rsidRPr="006A6A78">
        <w:rPr>
          <w:color w:val="C0504D" w:themeColor="accent2"/>
          <w:lang w:val="en-US"/>
        </w:rPr>
        <w:t>&gt;</w:t>
      </w:r>
    </w:p>
    <w:p w:rsidR="00B97AD4" w:rsidRDefault="00B97AD4" w:rsidP="006A6A78">
      <w:pPr>
        <w:spacing w:after="0"/>
        <w:ind w:left="1416"/>
        <w:rPr>
          <w:lang w:val="en-US"/>
        </w:rPr>
      </w:pPr>
      <w:r w:rsidRPr="006A6A78">
        <w:rPr>
          <w:color w:val="4F81BD" w:themeColor="accent1"/>
          <w:lang w:val="en-US"/>
        </w:rPr>
        <w:t>&lt;tags</w:t>
      </w:r>
      <w:r>
        <w:rPr>
          <w:lang w:val="en-US"/>
        </w:rPr>
        <w:t xml:space="preserve"> </w:t>
      </w:r>
      <w:r w:rsidRPr="006A6A78">
        <w:rPr>
          <w:color w:val="C0504D" w:themeColor="accent2"/>
          <w:lang w:val="en-US"/>
        </w:rPr>
        <w:t>style</w:t>
      </w:r>
      <w:r>
        <w:rPr>
          <w:lang w:val="en-US"/>
        </w:rPr>
        <w:t>=</w:t>
      </w:r>
      <w:r w:rsidRPr="006A6A78">
        <w:rPr>
          <w:color w:val="4F81BD" w:themeColor="accent1"/>
          <w:lang w:val="en-US"/>
        </w:rPr>
        <w:t>”</w:t>
      </w:r>
      <w:r w:rsidR="009539A5" w:rsidRPr="006A6A78">
        <w:rPr>
          <w:color w:val="4F81BD" w:themeColor="accent1"/>
          <w:lang w:val="en-US"/>
        </w:rPr>
        <w:t>MEDIUM</w:t>
      </w:r>
      <w:r w:rsidRPr="006A6A78">
        <w:rPr>
          <w:color w:val="4F81BD" w:themeColor="accent1"/>
          <w:lang w:val="en-US"/>
        </w:rPr>
        <w:t>”&gt;</w:t>
      </w:r>
    </w:p>
    <w:p w:rsidR="00B97AD4" w:rsidRPr="006A6A78" w:rsidRDefault="00B97AD4" w:rsidP="006A6A78">
      <w:pPr>
        <w:spacing w:after="0"/>
        <w:ind w:left="1416"/>
        <w:rPr>
          <w:color w:val="4F81BD" w:themeColor="accent1"/>
          <w:lang w:val="en-US"/>
        </w:rPr>
      </w:pPr>
      <w:r w:rsidRPr="006A6A78">
        <w:rPr>
          <w:color w:val="4F81BD" w:themeColor="accent1"/>
          <w:lang w:val="en-US"/>
        </w:rPr>
        <w:t>&lt;</w:t>
      </w:r>
      <w:proofErr w:type="gramStart"/>
      <w:r w:rsidRPr="006A6A78">
        <w:rPr>
          <w:color w:val="4F81BD" w:themeColor="accent1"/>
          <w:lang w:val="en-US"/>
        </w:rPr>
        <w:t>tag</w:t>
      </w:r>
      <w:proofErr w:type="gramEnd"/>
      <w:r w:rsidRPr="006A6A78">
        <w:rPr>
          <w:color w:val="4F81BD" w:themeColor="accent1"/>
          <w:lang w:val="en-US"/>
        </w:rPr>
        <w:t>&gt;</w:t>
      </w:r>
    </w:p>
    <w:p w:rsidR="00B97AD4" w:rsidRPr="006A6A78" w:rsidRDefault="00B97AD4" w:rsidP="006A6A78">
      <w:pPr>
        <w:spacing w:after="0"/>
        <w:ind w:left="1416"/>
        <w:rPr>
          <w:lang w:val="en-US"/>
        </w:rPr>
      </w:pPr>
      <w:r w:rsidRPr="006A6A78">
        <w:rPr>
          <w:color w:val="4F81BD" w:themeColor="accent1"/>
          <w:lang w:val="en-US"/>
        </w:rPr>
        <w:t>&lt;</w:t>
      </w:r>
      <w:proofErr w:type="gramStart"/>
      <w:r w:rsidRPr="006A6A78">
        <w:rPr>
          <w:color w:val="4F81BD" w:themeColor="accent1"/>
          <w:lang w:val="en-US"/>
        </w:rPr>
        <w:t>name&gt;</w:t>
      </w:r>
      <w:proofErr w:type="gramEnd"/>
      <w:r>
        <w:rPr>
          <w:lang w:val="en-US"/>
        </w:rPr>
        <w:t>Paraguay</w:t>
      </w:r>
      <w:r w:rsidRPr="006A6A78">
        <w:rPr>
          <w:color w:val="4F81BD" w:themeColor="accent1"/>
          <w:lang w:val="en-US"/>
        </w:rPr>
        <w:t>&lt;/name&gt;</w:t>
      </w:r>
    </w:p>
    <w:p w:rsidR="00B97AD4" w:rsidRPr="006A6A78" w:rsidRDefault="00B97AD4" w:rsidP="006A6A78">
      <w:pPr>
        <w:spacing w:after="0"/>
        <w:ind w:left="1416"/>
        <w:rPr>
          <w:color w:val="4F81BD" w:themeColor="accent1"/>
          <w:lang w:val="en-US"/>
        </w:rPr>
      </w:pPr>
      <w:r w:rsidRPr="006A6A78">
        <w:rPr>
          <w:color w:val="4F81BD" w:themeColor="accent1"/>
          <w:lang w:val="en-US"/>
        </w:rPr>
        <w:t>&lt;/tag&gt;</w:t>
      </w:r>
    </w:p>
    <w:p w:rsidR="00B97AD4" w:rsidRPr="006A6A78" w:rsidRDefault="00B97AD4" w:rsidP="006A6A78">
      <w:pPr>
        <w:spacing w:after="0"/>
        <w:ind w:left="1416"/>
        <w:rPr>
          <w:color w:val="4F81BD" w:themeColor="accent1"/>
          <w:lang w:val="en-US"/>
        </w:rPr>
      </w:pPr>
      <w:r w:rsidRPr="006A6A78">
        <w:rPr>
          <w:color w:val="4F81BD" w:themeColor="accent1"/>
          <w:lang w:val="en-US"/>
        </w:rPr>
        <w:t>&lt;</w:t>
      </w:r>
      <w:proofErr w:type="gramStart"/>
      <w:r w:rsidRPr="006A6A78">
        <w:rPr>
          <w:color w:val="4F81BD" w:themeColor="accent1"/>
          <w:lang w:val="en-US"/>
        </w:rPr>
        <w:t>tag</w:t>
      </w:r>
      <w:proofErr w:type="gramEnd"/>
      <w:r w:rsidRPr="006A6A78">
        <w:rPr>
          <w:color w:val="4F81BD" w:themeColor="accent1"/>
          <w:lang w:val="en-US"/>
        </w:rPr>
        <w:t>&gt;</w:t>
      </w:r>
    </w:p>
    <w:p w:rsidR="00B97AD4" w:rsidRPr="006A6A78" w:rsidRDefault="00B97AD4" w:rsidP="006A6A78">
      <w:pPr>
        <w:spacing w:after="0"/>
        <w:ind w:left="1416"/>
        <w:rPr>
          <w:lang w:val="en-US"/>
        </w:rPr>
      </w:pPr>
      <w:r w:rsidRPr="006A6A78">
        <w:rPr>
          <w:color w:val="4F81BD" w:themeColor="accent1"/>
          <w:lang w:val="en-US"/>
        </w:rPr>
        <w:t>&lt;</w:t>
      </w:r>
      <w:proofErr w:type="gramStart"/>
      <w:r w:rsidRPr="006A6A78">
        <w:rPr>
          <w:color w:val="4F81BD" w:themeColor="accent1"/>
          <w:lang w:val="en-US"/>
        </w:rPr>
        <w:t>name&gt;</w:t>
      </w:r>
      <w:proofErr w:type="gramEnd"/>
      <w:r>
        <w:rPr>
          <w:lang w:val="en-US"/>
        </w:rPr>
        <w:t>Portugal</w:t>
      </w:r>
      <w:r w:rsidRPr="006A6A78">
        <w:rPr>
          <w:color w:val="4F81BD" w:themeColor="accent1"/>
          <w:lang w:val="en-US"/>
        </w:rPr>
        <w:t>&lt;/name&gt;</w:t>
      </w:r>
    </w:p>
    <w:p w:rsidR="00B97AD4" w:rsidRPr="006A6A78" w:rsidRDefault="00B97AD4" w:rsidP="006A6A78">
      <w:pPr>
        <w:spacing w:after="0"/>
        <w:ind w:left="1416"/>
        <w:rPr>
          <w:color w:val="4F81BD" w:themeColor="accent1"/>
          <w:lang w:val="en-US"/>
        </w:rPr>
      </w:pPr>
      <w:r w:rsidRPr="006A6A78">
        <w:rPr>
          <w:color w:val="4F81BD" w:themeColor="accent1"/>
          <w:lang w:val="en-US"/>
        </w:rPr>
        <w:t>&lt;/tag&gt;</w:t>
      </w:r>
    </w:p>
    <w:p w:rsidR="00B97AD4" w:rsidRPr="006A6A78" w:rsidRDefault="00B97AD4" w:rsidP="006A6A78">
      <w:pPr>
        <w:spacing w:after="0"/>
        <w:ind w:left="1416"/>
        <w:rPr>
          <w:color w:val="4F81BD" w:themeColor="accent1"/>
          <w:lang w:val="en-US"/>
        </w:rPr>
      </w:pPr>
      <w:r w:rsidRPr="006A6A78">
        <w:rPr>
          <w:color w:val="4F81BD" w:themeColor="accent1"/>
          <w:lang w:val="en-US"/>
        </w:rPr>
        <w:t>&lt;</w:t>
      </w:r>
      <w:proofErr w:type="gramStart"/>
      <w:r w:rsidRPr="006A6A78">
        <w:rPr>
          <w:color w:val="4F81BD" w:themeColor="accent1"/>
          <w:lang w:val="en-US"/>
        </w:rPr>
        <w:t>tag</w:t>
      </w:r>
      <w:proofErr w:type="gramEnd"/>
      <w:r w:rsidRPr="006A6A78">
        <w:rPr>
          <w:color w:val="4F81BD" w:themeColor="accent1"/>
          <w:lang w:val="en-US"/>
        </w:rPr>
        <w:t>&gt;</w:t>
      </w:r>
    </w:p>
    <w:p w:rsidR="00B97AD4" w:rsidRPr="006A6A78" w:rsidRDefault="00B97AD4" w:rsidP="006A6A78">
      <w:pPr>
        <w:spacing w:after="0"/>
        <w:ind w:left="1416"/>
        <w:rPr>
          <w:lang w:val="en-US"/>
        </w:rPr>
      </w:pPr>
      <w:r w:rsidRPr="006A6A78">
        <w:rPr>
          <w:color w:val="4F81BD" w:themeColor="accent1"/>
          <w:lang w:val="en-US"/>
        </w:rPr>
        <w:t>&lt;</w:t>
      </w:r>
      <w:proofErr w:type="gramStart"/>
      <w:r w:rsidRPr="006A6A78">
        <w:rPr>
          <w:color w:val="4F81BD" w:themeColor="accent1"/>
          <w:lang w:val="en-US"/>
        </w:rPr>
        <w:t>name&gt;</w:t>
      </w:r>
      <w:proofErr w:type="spellStart"/>
      <w:proofErr w:type="gramEnd"/>
      <w:r>
        <w:rPr>
          <w:lang w:val="en-US"/>
        </w:rPr>
        <w:t>Paquistan</w:t>
      </w:r>
      <w:proofErr w:type="spellEnd"/>
      <w:r w:rsidRPr="006A6A78">
        <w:rPr>
          <w:color w:val="4F81BD" w:themeColor="accent1"/>
          <w:lang w:val="en-US"/>
        </w:rPr>
        <w:t>&lt;/name&gt;</w:t>
      </w:r>
    </w:p>
    <w:p w:rsidR="00B97AD4" w:rsidRPr="006A6A78" w:rsidRDefault="00B97AD4" w:rsidP="006A6A78">
      <w:pPr>
        <w:spacing w:after="0"/>
        <w:ind w:left="1416"/>
        <w:rPr>
          <w:color w:val="4F81BD" w:themeColor="accent1"/>
          <w:lang w:val="en-US"/>
        </w:rPr>
      </w:pPr>
      <w:r w:rsidRPr="006A6A78">
        <w:rPr>
          <w:color w:val="4F81BD" w:themeColor="accent1"/>
          <w:lang w:val="en-US"/>
        </w:rPr>
        <w:t>&lt;/tag&gt;</w:t>
      </w:r>
    </w:p>
    <w:p w:rsidR="001C365C" w:rsidRPr="006A6A78" w:rsidRDefault="00B97AD4" w:rsidP="006A6A78">
      <w:pPr>
        <w:spacing w:after="0"/>
        <w:ind w:left="1416"/>
        <w:rPr>
          <w:lang w:val="en-US"/>
        </w:rPr>
      </w:pPr>
      <w:r w:rsidRPr="006A6A78">
        <w:rPr>
          <w:lang w:val="en-US"/>
        </w:rPr>
        <w:t>.</w:t>
      </w:r>
    </w:p>
    <w:p w:rsidR="00B97AD4" w:rsidRPr="006A6A78" w:rsidRDefault="00B97AD4" w:rsidP="006A6A78">
      <w:pPr>
        <w:spacing w:after="0"/>
        <w:ind w:left="1416"/>
        <w:rPr>
          <w:lang w:val="en-US"/>
        </w:rPr>
      </w:pPr>
      <w:r w:rsidRPr="006A6A78">
        <w:rPr>
          <w:lang w:val="en-US"/>
        </w:rPr>
        <w:t>.</w:t>
      </w:r>
    </w:p>
    <w:p w:rsidR="00B97AD4" w:rsidRPr="006A6A78" w:rsidRDefault="00B97AD4" w:rsidP="006A6A78">
      <w:pPr>
        <w:spacing w:after="0"/>
        <w:ind w:left="1416"/>
        <w:rPr>
          <w:lang w:val="en-US"/>
        </w:rPr>
      </w:pPr>
      <w:r w:rsidRPr="006A6A78">
        <w:rPr>
          <w:lang w:val="en-US"/>
        </w:rPr>
        <w:t>.</w:t>
      </w:r>
    </w:p>
    <w:p w:rsidR="00B97AD4" w:rsidRPr="006A6A78" w:rsidRDefault="00B97AD4" w:rsidP="006A6A78">
      <w:pPr>
        <w:spacing w:after="0"/>
        <w:ind w:left="1416"/>
        <w:rPr>
          <w:color w:val="4F81BD" w:themeColor="accent1"/>
          <w:lang w:val="en-US"/>
        </w:rPr>
      </w:pPr>
      <w:r w:rsidRPr="006A6A78">
        <w:rPr>
          <w:color w:val="4F81BD" w:themeColor="accent1"/>
          <w:lang w:val="en-US"/>
        </w:rPr>
        <w:t>&lt;</w:t>
      </w:r>
      <w:proofErr w:type="gramStart"/>
      <w:r w:rsidRPr="006A6A78">
        <w:rPr>
          <w:color w:val="4F81BD" w:themeColor="accent1"/>
          <w:lang w:val="en-US"/>
        </w:rPr>
        <w:t>tag</w:t>
      </w:r>
      <w:proofErr w:type="gramEnd"/>
      <w:r w:rsidRPr="006A6A78">
        <w:rPr>
          <w:color w:val="4F81BD" w:themeColor="accent1"/>
          <w:lang w:val="en-US"/>
        </w:rPr>
        <w:t>&gt;</w:t>
      </w:r>
    </w:p>
    <w:p w:rsidR="00B97AD4" w:rsidRPr="00A822CD" w:rsidRDefault="000705AC" w:rsidP="006A6A78">
      <w:pPr>
        <w:spacing w:after="0"/>
        <w:ind w:left="1416"/>
        <w:rPr>
          <w:lang w:val="en-US"/>
        </w:rPr>
      </w:pPr>
      <w:r w:rsidRPr="000705AC">
        <w:rPr>
          <w:color w:val="4F81BD" w:themeColor="accent1"/>
          <w:lang w:val="en-US"/>
        </w:rPr>
        <w:t>&lt;</w:t>
      </w:r>
      <w:proofErr w:type="gramStart"/>
      <w:r w:rsidRPr="000705AC">
        <w:rPr>
          <w:color w:val="4F81BD" w:themeColor="accent1"/>
          <w:lang w:val="en-US"/>
        </w:rPr>
        <w:t>name</w:t>
      </w:r>
      <w:proofErr w:type="gramEnd"/>
      <w:r w:rsidRPr="000705AC">
        <w:rPr>
          <w:color w:val="4F81BD" w:themeColor="accent1"/>
          <w:lang w:val="en-US"/>
        </w:rPr>
        <w:t>&gt;</w:t>
      </w:r>
      <w:r w:rsidRPr="000705AC">
        <w:rPr>
          <w:lang w:val="en-US"/>
        </w:rPr>
        <w:t>…</w:t>
      </w:r>
      <w:r w:rsidRPr="000705AC">
        <w:rPr>
          <w:color w:val="4F81BD" w:themeColor="accent1"/>
          <w:lang w:val="en-US"/>
        </w:rPr>
        <w:t>&lt;/name&gt;</w:t>
      </w:r>
    </w:p>
    <w:p w:rsidR="00B97AD4" w:rsidRPr="00A822CD" w:rsidRDefault="000705AC" w:rsidP="006A6A78">
      <w:pPr>
        <w:spacing w:after="0"/>
        <w:ind w:left="1416"/>
        <w:rPr>
          <w:color w:val="4F81BD" w:themeColor="accent1"/>
          <w:lang w:val="en-US"/>
        </w:rPr>
      </w:pPr>
      <w:r w:rsidRPr="000705AC">
        <w:rPr>
          <w:color w:val="4F81BD" w:themeColor="accent1"/>
          <w:lang w:val="en-US"/>
        </w:rPr>
        <w:t>&lt;/tag&gt;</w:t>
      </w:r>
    </w:p>
    <w:p w:rsidR="009539A5" w:rsidRPr="00A822CD" w:rsidRDefault="000705AC" w:rsidP="006A6A78">
      <w:pPr>
        <w:spacing w:after="0"/>
        <w:ind w:left="1416"/>
        <w:rPr>
          <w:color w:val="4F81BD" w:themeColor="accent1"/>
          <w:lang w:val="en-US"/>
        </w:rPr>
      </w:pPr>
      <w:r w:rsidRPr="000705AC">
        <w:rPr>
          <w:color w:val="4F81BD" w:themeColor="accent1"/>
          <w:lang w:val="en-US"/>
        </w:rPr>
        <w:t>&lt;/tags&gt;</w:t>
      </w:r>
    </w:p>
    <w:p w:rsidR="00B97AD4" w:rsidRPr="00A822CD" w:rsidRDefault="00B97AD4" w:rsidP="00865E0E">
      <w:pPr>
        <w:spacing w:after="0"/>
        <w:rPr>
          <w:lang w:val="en-US"/>
        </w:rPr>
      </w:pPr>
    </w:p>
    <w:p w:rsidR="00865E0E" w:rsidDel="009E7593" w:rsidRDefault="009539A5" w:rsidP="00865E0E">
      <w:pPr>
        <w:spacing w:after="0"/>
        <w:rPr>
          <w:ins w:id="294" w:author="Ivan Lopez" w:date="2015-06-23T16:13:00Z"/>
          <w:del w:id="295" w:author="marcazal" w:date="2015-06-24T08:34:00Z"/>
        </w:rPr>
      </w:pPr>
      <w:r>
        <w:t xml:space="preserve">También es posible obtener el listado de palabras desde el modelo de datos de </w:t>
      </w:r>
      <w:proofErr w:type="spellStart"/>
      <w:r>
        <w:t>MoWebA</w:t>
      </w:r>
      <w:proofErr w:type="spellEnd"/>
      <w:r>
        <w:t xml:space="preserve">, estableciendo una relación de dependencia entre el elemento </w:t>
      </w:r>
      <w:proofErr w:type="spellStart"/>
      <w:r w:rsidRPr="006A6A78">
        <w:rPr>
          <w:i/>
        </w:rPr>
        <w:t>RichAutoSuggest</w:t>
      </w:r>
      <w:proofErr w:type="spellEnd"/>
      <w:r>
        <w:t xml:space="preserve"> y </w:t>
      </w:r>
      <w:r w:rsidR="000E0FD9">
        <w:t>un</w:t>
      </w:r>
      <w:r>
        <w:t xml:space="preserve"> </w:t>
      </w:r>
      <w:proofErr w:type="spellStart"/>
      <w:r w:rsidRPr="006A6A78">
        <w:rPr>
          <w:i/>
        </w:rPr>
        <w:t>Value</w:t>
      </w:r>
      <w:proofErr w:type="spellEnd"/>
      <w:r w:rsidRPr="006A6A78">
        <w:rPr>
          <w:i/>
        </w:rPr>
        <w:t xml:space="preserve"> </w:t>
      </w:r>
      <w:proofErr w:type="spellStart"/>
      <w:r w:rsidRPr="006A6A78">
        <w:rPr>
          <w:i/>
        </w:rPr>
        <w:t>Object</w:t>
      </w:r>
      <w:proofErr w:type="spellEnd"/>
      <w:r w:rsidR="000E0FD9">
        <w:rPr>
          <w:i/>
        </w:rPr>
        <w:t xml:space="preserve"> </w:t>
      </w:r>
      <w:r w:rsidR="000E0FD9">
        <w:t>que contiene la información necesaria de una entidad en particular.</w:t>
      </w:r>
      <w:r w:rsidR="001223EB">
        <w:t xml:space="preserve"> </w:t>
      </w:r>
      <w:ins w:id="296" w:author="Ivan Lopez" w:date="2015-06-23T16:13:00Z">
        <w:del w:id="297" w:author="marcazal" w:date="2015-09-06T17:02:00Z">
          <w:r w:rsidR="00865E0E" w:rsidDel="009539A5">
            <w:delText xml:space="preserve">El primero corresponde a una enumeración que permite definir </w:delText>
          </w:r>
          <w:commentRangeStart w:id="298"/>
          <w:r w:rsidR="00865E0E" w:rsidDel="009539A5">
            <w:delText>al diccionario de sugerencias</w:delText>
          </w:r>
          <w:commentRangeEnd w:id="298"/>
          <w:r w:rsidR="00865E0E" w:rsidDel="009539A5">
            <w:rPr>
              <w:rStyle w:val="Refdecomentario"/>
            </w:rPr>
            <w:commentReference w:id="298"/>
          </w:r>
          <w:r w:rsidR="00865E0E" w:rsidDel="009539A5">
            <w:delText xml:space="preserve"> en un archivo en formato .</w:delText>
          </w:r>
          <w:r w:rsidR="00865E0E" w:rsidRPr="004312FC" w:rsidDel="009539A5">
            <w:rPr>
              <w:i/>
            </w:rPr>
            <w:delText>xml</w:delText>
          </w:r>
          <w:r w:rsidR="00865E0E" w:rsidDel="009539A5">
            <w:delText xml:space="preserve"> o bien definir el listado de sugerencias en el mismo diagrama de clases en un formato de cadenas de sugerencias separado por </w:delText>
          </w:r>
          <w:commentRangeStart w:id="299"/>
          <w:r w:rsidR="00865E0E" w:rsidDel="009539A5">
            <w:delText>comas</w:delText>
          </w:r>
          <w:commentRangeEnd w:id="299"/>
          <w:r w:rsidR="00865E0E" w:rsidDel="009539A5">
            <w:rPr>
              <w:rStyle w:val="Refdecomentario"/>
            </w:rPr>
            <w:commentReference w:id="299"/>
          </w:r>
          <w:r w:rsidR="00865E0E" w:rsidDel="009539A5">
            <w:delText xml:space="preserve">. </w:delText>
          </w:r>
        </w:del>
        <w:del w:id="300" w:author="marcazal" w:date="2015-09-06T17:03:00Z">
          <w:r w:rsidR="00865E0E" w:rsidDel="009539A5">
            <w:delText xml:space="preserve">El valor etiquetado </w:delText>
          </w:r>
          <w:r w:rsidR="00865E0E" w:rsidRPr="00756E1F" w:rsidDel="009539A5">
            <w:rPr>
              <w:i/>
            </w:rPr>
            <w:delText>source</w:delText>
          </w:r>
          <w:r w:rsidR="00865E0E" w:rsidDel="009539A5">
            <w:delText xml:space="preserve"> será completado de acuerdo a lo definido en la enumeración anterior. En el caso de estar definido </w:delText>
          </w:r>
          <w:r w:rsidR="00865E0E" w:rsidDel="009539A5">
            <w:lastRenderedPageBreak/>
            <w:delText xml:space="preserve">con el valor </w:delText>
          </w:r>
          <w:r w:rsidR="00865E0E" w:rsidRPr="004312FC" w:rsidDel="009539A5">
            <w:rPr>
              <w:i/>
            </w:rPr>
            <w:delText>definedInTheModel</w:delText>
          </w:r>
          <w:r w:rsidR="00865E0E" w:rsidDel="009539A5">
            <w:delText xml:space="preserve">, entonces </w:delText>
          </w:r>
          <w:r w:rsidR="00865E0E" w:rsidRPr="004312FC" w:rsidDel="009539A5">
            <w:rPr>
              <w:i/>
            </w:rPr>
            <w:delText>source</w:delText>
          </w:r>
          <w:r w:rsidR="00865E0E" w:rsidDel="009539A5">
            <w:delText xml:space="preserve"> que es del tipo </w:delText>
          </w:r>
          <w:r w:rsidR="00865E0E" w:rsidRPr="004312FC" w:rsidDel="009539A5">
            <w:rPr>
              <w:i/>
            </w:rPr>
            <w:delText>string</w:delText>
          </w:r>
          <w:r w:rsidR="00865E0E" w:rsidDel="009539A5">
            <w:delText xml:space="preserve">, contendrá un conjunto de palabras correspondiente a las sugerencias separadas entre comas. Si en la enumeración está definido el valor  </w:delText>
          </w:r>
          <w:r w:rsidR="00865E0E" w:rsidRPr="00756E1F" w:rsidDel="009539A5">
            <w:rPr>
              <w:i/>
            </w:rPr>
            <w:delText>definedInAFile</w:delText>
          </w:r>
          <w:r w:rsidR="00865E0E" w:rsidDel="009539A5">
            <w:delText xml:space="preserve">, entonces el diccionario  de palabras está definido en un archivo xml y en valor etiquetado </w:delText>
          </w:r>
          <w:r w:rsidR="00865E0E" w:rsidRPr="00CA2951" w:rsidDel="009539A5">
            <w:rPr>
              <w:i/>
            </w:rPr>
            <w:delText>source</w:delText>
          </w:r>
          <w:r w:rsidR="00865E0E" w:rsidDel="009539A5">
            <w:rPr>
              <w:i/>
            </w:rPr>
            <w:delText xml:space="preserve">  </w:delText>
          </w:r>
          <w:r w:rsidR="00865E0E" w:rsidDel="009539A5">
            <w:delText xml:space="preserve">se colocará la ruta en la cual se encuentra el archivo de palabras. </w:delText>
          </w:r>
        </w:del>
        <w:r w:rsidR="00865E0E">
          <w:t xml:space="preserve">En la </w:t>
        </w:r>
      </w:ins>
      <w:ins w:id="301" w:author="marcazal" w:date="2015-09-09T06:23:00Z">
        <w:r w:rsidR="00D351D4">
          <w:fldChar w:fldCharType="begin"/>
        </w:r>
        <w:r w:rsidR="00D351D4">
          <w:instrText xml:space="preserve"> REF _Ref429543136 \h </w:instrText>
        </w:r>
      </w:ins>
      <w:r w:rsidR="00D351D4">
        <w:fldChar w:fldCharType="separate"/>
      </w:r>
      <w:ins w:id="302" w:author="marcazal" w:date="2015-09-09T06:23:00Z">
        <w:r w:rsidR="00D351D4" w:rsidRPr="00C438F6">
          <w:rPr>
            <w:color w:val="000000" w:themeColor="text1"/>
          </w:rPr>
          <w:t>Fig</w:t>
        </w:r>
        <w:r w:rsidR="00D351D4" w:rsidRPr="00C438F6">
          <w:rPr>
            <w:color w:val="000000" w:themeColor="text1"/>
          </w:rPr>
          <w:t>u</w:t>
        </w:r>
        <w:r w:rsidR="00D351D4" w:rsidRPr="00C438F6">
          <w:rPr>
            <w:color w:val="000000" w:themeColor="text1"/>
          </w:rPr>
          <w:t xml:space="preserve">ra </w:t>
        </w:r>
        <w:r w:rsidR="00D351D4">
          <w:rPr>
            <w:noProof/>
            <w:color w:val="000000" w:themeColor="text1"/>
          </w:rPr>
          <w:t>3</w:t>
        </w:r>
        <w:r w:rsidR="00D351D4">
          <w:fldChar w:fldCharType="end"/>
        </w:r>
      </w:ins>
      <w:ins w:id="303" w:author="marcazal" w:date="2015-09-08T19:45:00Z">
        <w:r w:rsidR="00023150">
          <w:t xml:space="preserve"> </w:t>
        </w:r>
      </w:ins>
      <w:ins w:id="304" w:author="Ivan Lopez" w:date="2015-06-23T16:13:00Z">
        <w:r w:rsidR="00865E0E">
          <w:t xml:space="preserve">se </w:t>
        </w:r>
      </w:ins>
      <w:ins w:id="305" w:author="marcazal" w:date="2015-09-06T18:10:00Z">
        <w:r w:rsidR="001223EB">
          <w:t>presenta</w:t>
        </w:r>
      </w:ins>
      <w:ins w:id="306" w:author="Ivan Lopez" w:date="2015-06-23T16:13:00Z">
        <w:del w:id="307" w:author="marcazal" w:date="2015-09-06T18:10:00Z">
          <w:r w:rsidR="00865E0E" w:rsidDel="001223EB">
            <w:delText>ve</w:delText>
          </w:r>
        </w:del>
        <w:r w:rsidR="00865E0E">
          <w:t xml:space="preserve"> </w:t>
        </w:r>
      </w:ins>
      <w:ins w:id="308" w:author="marcazal" w:date="2015-09-06T18:10:00Z">
        <w:r w:rsidR="001223EB">
          <w:t>un ejemplo d</w:t>
        </w:r>
      </w:ins>
      <w:ins w:id="309" w:author="Ivan Lopez" w:date="2015-06-23T16:13:00Z">
        <w:r w:rsidR="00865E0E">
          <w:t xml:space="preserve">el </w:t>
        </w:r>
        <w:r w:rsidR="00865E0E" w:rsidRPr="0029735E">
          <w:rPr>
            <w:i/>
          </w:rPr>
          <w:t>widget</w:t>
        </w:r>
        <w:del w:id="310" w:author="marcazal" w:date="2015-06-24T08:34:00Z">
          <w:r w:rsidR="00865E0E" w:rsidDel="009E7593">
            <w:rPr>
              <w:i/>
            </w:rPr>
            <w:delText>.</w:delText>
          </w:r>
          <w:r w:rsidR="00865E0E" w:rsidDel="009E7593">
            <w:delText xml:space="preserve"> El </w:delText>
          </w:r>
          <w:r w:rsidR="00865E0E" w:rsidRPr="007A13CD" w:rsidDel="009E7593">
            <w:rPr>
              <w:i/>
            </w:rPr>
            <w:delText>richAutoSuggest</w:delText>
          </w:r>
          <w:r w:rsidR="00865E0E" w:rsidDel="009E7593">
            <w:delText xml:space="preserve">, como así también todos los elementos no compuestos de interfaz, poseen el valor etiquetado </w:delText>
          </w:r>
          <w:r w:rsidR="00865E0E" w:rsidRPr="007A13CD" w:rsidDel="009E7593">
            <w:rPr>
              <w:i/>
            </w:rPr>
            <w:delText>title</w:delText>
          </w:r>
          <w:r w:rsidR="00865E0E" w:rsidDel="009E7593">
            <w:delText xml:space="preserve">, que representa al mensaje personalizado correspondiente a un </w:delText>
          </w:r>
          <w:r w:rsidR="00865E0E" w:rsidRPr="007A13CD" w:rsidDel="009E7593">
            <w:rPr>
              <w:i/>
            </w:rPr>
            <w:delText>tooltip</w:delText>
          </w:r>
          <w:r w:rsidR="00865E0E" w:rsidDel="009E7593">
            <w:rPr>
              <w:i/>
            </w:rPr>
            <w:delText xml:space="preserve"> </w:delText>
          </w:r>
          <w:r w:rsidR="00865E0E" w:rsidRPr="007A13CD" w:rsidDel="009E7593">
            <w:delText>nativo</w:delText>
          </w:r>
          <w:r w:rsidR="00865E0E" w:rsidDel="009E7593">
            <w:delText>,</w:delText>
          </w:r>
          <w:r w:rsidR="00865E0E" w:rsidRPr="007A13CD" w:rsidDel="009E7593">
            <w:delText xml:space="preserve"> </w:delText>
          </w:r>
          <w:r w:rsidR="00865E0E" w:rsidDel="009E7593">
            <w:delText xml:space="preserve">común en los elementos HTML. </w:delText>
          </w:r>
        </w:del>
      </w:ins>
    </w:p>
    <w:p w:rsidR="00B73623" w:rsidRDefault="001223EB">
      <w:pPr>
        <w:spacing w:after="0"/>
        <w:rPr>
          <w:ins w:id="311" w:author="marcazal" w:date="2015-09-06T18:35:00Z"/>
        </w:rPr>
      </w:pPr>
      <w:ins w:id="312" w:author="marcazal" w:date="2015-09-06T18:10:00Z">
        <w:r>
          <w:rPr>
            <w:b/>
          </w:rPr>
          <w:t xml:space="preserve"> </w:t>
        </w:r>
        <w:proofErr w:type="spellStart"/>
        <w:r w:rsidRPr="006A6A78">
          <w:rPr>
            <w:i/>
          </w:rPr>
          <w:t>RichAutoSuggest</w:t>
        </w:r>
        <w:proofErr w:type="spellEnd"/>
        <w:r w:rsidRPr="006A6A78">
          <w:t>.</w:t>
        </w:r>
      </w:ins>
    </w:p>
    <w:p w:rsidR="00C634AD" w:rsidRDefault="00C634AD">
      <w:pPr>
        <w:spacing w:after="0"/>
        <w:rPr>
          <w:ins w:id="313" w:author="marcazal" w:date="2015-09-06T18:35:00Z"/>
        </w:rPr>
      </w:pPr>
    </w:p>
    <w:p w:rsidR="00C634AD" w:rsidRDefault="00C35821" w:rsidP="006A6A78">
      <w:pPr>
        <w:spacing w:after="0"/>
        <w:jc w:val="center"/>
        <w:rPr>
          <w:ins w:id="314" w:author="marcazal" w:date="2015-09-06T18:36:00Z"/>
        </w:rPr>
      </w:pPr>
      <w:ins w:id="315" w:author="marcazal" w:date="2015-09-06T18:36:00Z">
        <w:r>
          <w:rPr>
            <w:noProof/>
            <w:lang w:val="es-PY" w:eastAsia="es-PY"/>
          </w:rPr>
          <w:drawing>
            <wp:inline distT="0" distB="0" distL="0" distR="0">
              <wp:extent cx="1646555" cy="1974215"/>
              <wp:effectExtent l="19050" t="0" r="0" b="0"/>
              <wp:docPr id="5" name="10 Imagen" descr="autocomp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complete.jpg"/>
                      <pic:cNvPicPr/>
                    </pic:nvPicPr>
                    <pic:blipFill>
                      <a:blip r:embed="rId11" cstate="print"/>
                      <a:stretch>
                        <a:fillRect/>
                      </a:stretch>
                    </pic:blipFill>
                    <pic:spPr>
                      <a:xfrm>
                        <a:off x="0" y="0"/>
                        <a:ext cx="1646555" cy="1974215"/>
                      </a:xfrm>
                      <a:prstGeom prst="rect">
                        <a:avLst/>
                      </a:prstGeom>
                    </pic:spPr>
                  </pic:pic>
                </a:graphicData>
              </a:graphic>
            </wp:inline>
          </w:drawing>
        </w:r>
      </w:ins>
    </w:p>
    <w:p w:rsidR="00C634AD" w:rsidRDefault="000705AC">
      <w:pPr>
        <w:spacing w:after="0"/>
        <w:rPr>
          <w:ins w:id="316" w:author="marcazal" w:date="2015-09-06T18:36:00Z"/>
        </w:rPr>
      </w:pPr>
      <w:ins w:id="317" w:author="Ivan Lopez" w:date="2015-06-23T16:13:00Z">
        <w:r w:rsidRPr="000705AC">
          <w:rPr>
            <w:noProof/>
          </w:rPr>
          <w:pict>
            <v:shapetype id="_x0000_t202" coordsize="21600,21600" o:spt="202" path="m,l,21600r21600,l21600,xe">
              <v:stroke joinstyle="miter"/>
              <v:path gradientshapeok="t" o:connecttype="rect"/>
            </v:shapetype>
            <v:shape id="Text Box 5" o:spid="_x0000_s1026" type="#_x0000_t202" style="position:absolute;margin-left:111.05pt;margin-top:5.8pt;width:180.5pt;height:21.5pt;z-index:251666432;visibility:visible" wrapcoords="-106 0 -106 21098 21600 21098 21600 0 -10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" stroked="f">
              <v:textbox style="mso-next-textbox:#Text Box 5" inset="0,0,0,0">
                <w:txbxContent>
                  <w:p w:rsidR="009473D5" w:rsidRPr="00C438F6" w:rsidRDefault="009473D5" w:rsidP="00E92587">
                    <w:pPr>
                      <w:pStyle w:val="Epgrafe"/>
                      <w:rPr>
                        <w:noProof/>
                        <w:color w:val="000000" w:themeColor="text1"/>
                      </w:rPr>
                    </w:pPr>
                    <w:bookmarkStart w:id="318" w:name="_Ref429543136"/>
                    <w:r w:rsidRPr="00C438F6">
                      <w:rPr>
                        <w:color w:val="000000" w:themeColor="text1"/>
                      </w:rPr>
                      <w:t xml:space="preserve">Figura </w:t>
                    </w:r>
                    <w:r w:rsidR="000705AC" w:rsidRPr="00C438F6">
                      <w:rPr>
                        <w:color w:val="000000" w:themeColor="text1"/>
                      </w:rPr>
                      <w:fldChar w:fldCharType="begin"/>
                    </w:r>
                    <w:r w:rsidRPr="00C438F6">
                      <w:rPr>
                        <w:color w:val="000000" w:themeColor="text1"/>
                      </w:rPr>
                      <w:instrText xml:space="preserve"> SEQ Figura \* ARABIC </w:instrText>
                    </w:r>
                    <w:r w:rsidR="000705AC" w:rsidRPr="00C438F6">
                      <w:rPr>
                        <w:color w:val="000000" w:themeColor="text1"/>
                      </w:rPr>
                      <w:fldChar w:fldCharType="separate"/>
                    </w:r>
                    <w:ins w:id="319" w:author="marcazal" w:date="2015-09-08T07:16:00Z">
                      <w:r w:rsidR="00287A2D">
                        <w:rPr>
                          <w:noProof/>
                          <w:color w:val="000000" w:themeColor="text1"/>
                        </w:rPr>
                        <w:t>3</w:t>
                      </w:r>
                    </w:ins>
                    <w:r w:rsidR="000705AC" w:rsidRPr="00C438F6">
                      <w:rPr>
                        <w:color w:val="000000" w:themeColor="text1"/>
                      </w:rPr>
                      <w:fldChar w:fldCharType="end"/>
                    </w:r>
                    <w:bookmarkEnd w:id="318"/>
                    <w:r w:rsidRPr="00C438F6">
                      <w:rPr>
                        <w:color w:val="000000" w:themeColor="text1"/>
                      </w:rPr>
                      <w:t xml:space="preserve"> </w:t>
                    </w:r>
                    <w:r w:rsidRPr="00C438F6">
                      <w:rPr>
                        <w:b w:val="0"/>
                        <w:color w:val="000000" w:themeColor="text1"/>
                      </w:rPr>
                      <w:t xml:space="preserve">El </w:t>
                    </w:r>
                    <w:proofErr w:type="spellStart"/>
                    <w:r w:rsidRPr="00C438F6">
                      <w:rPr>
                        <w:b w:val="0"/>
                        <w:i/>
                        <w:color w:val="000000" w:themeColor="text1"/>
                      </w:rPr>
                      <w:t>widget</w:t>
                    </w:r>
                    <w:proofErr w:type="spellEnd"/>
                    <w:r w:rsidRPr="00C438F6">
                      <w:rPr>
                        <w:b w:val="0"/>
                        <w:color w:val="000000" w:themeColor="text1"/>
                      </w:rPr>
                      <w:t xml:space="preserve"> </w:t>
                    </w:r>
                    <w:del w:id="320" w:author="marcazal" w:date="2015-06-23T23:53:00Z">
                      <w:r w:rsidRPr="006A6A78" w:rsidDel="0094719C">
                        <w:rPr>
                          <w:b w:val="0"/>
                          <w:i/>
                          <w:color w:val="000000" w:themeColor="text1"/>
                        </w:rPr>
                        <w:delText>RichAutoComplete</w:delText>
                      </w:r>
                    </w:del>
                    <w:proofErr w:type="spellStart"/>
                    <w:ins w:id="321" w:author="marcazal" w:date="2015-06-23T23:53:00Z">
                      <w:r w:rsidRPr="006A6A78">
                        <w:rPr>
                          <w:b w:val="0"/>
                          <w:i/>
                          <w:color w:val="000000" w:themeColor="text1"/>
                        </w:rPr>
                        <w:t>RichAutoSuggest</w:t>
                      </w:r>
                    </w:ins>
                    <w:proofErr w:type="spellEnd"/>
                  </w:p>
                </w:txbxContent>
              </v:textbox>
              <w10:wrap type="tight"/>
            </v:shape>
          </w:pict>
        </w:r>
      </w:ins>
    </w:p>
    <w:p w:rsidR="001223EB" w:rsidRDefault="001223EB">
      <w:pPr>
        <w:spacing w:after="0"/>
        <w:rPr>
          <w:ins w:id="322" w:author="marcazal" w:date="2015-06-24T08:18:00Z"/>
          <w:b/>
        </w:rPr>
      </w:pPr>
    </w:p>
    <w:p w:rsidR="00865E0E" w:rsidRPr="00520F35" w:rsidRDefault="00865E0E" w:rsidP="00865E0E">
      <w:pPr>
        <w:rPr>
          <w:ins w:id="323" w:author="Ivan Lopez" w:date="2015-06-23T16:13:00Z"/>
          <w:b/>
        </w:rPr>
      </w:pPr>
      <w:ins w:id="324" w:author="Ivan Lopez" w:date="2015-06-23T16:13:00Z">
        <w:r>
          <w:rPr>
            <w:b/>
          </w:rPr>
          <w:t xml:space="preserve">3.3.2 </w:t>
        </w:r>
        <w:proofErr w:type="spellStart"/>
        <w:r>
          <w:rPr>
            <w:b/>
          </w:rPr>
          <w:t>R</w:t>
        </w:r>
        <w:r w:rsidRPr="00E66E80">
          <w:rPr>
            <w:b/>
          </w:rPr>
          <w:t>ichDatePicker</w:t>
        </w:r>
        <w:proofErr w:type="spellEnd"/>
      </w:ins>
    </w:p>
    <w:p w:rsidR="009E7593" w:rsidRDefault="00865E0E" w:rsidP="00865E0E">
      <w:pPr>
        <w:rPr>
          <w:ins w:id="325" w:author="marcazal" w:date="2015-06-24T08:35:00Z"/>
        </w:rPr>
      </w:pPr>
      <w:ins w:id="326" w:author="Ivan Lopez" w:date="2015-06-23T16:13:00Z">
        <w:r>
          <w:t xml:space="preserve">Este elemento de interfaz enriquecido </w:t>
        </w:r>
      </w:ins>
      <w:ins w:id="327" w:author="marcazal" w:date="2015-09-06T18:21:00Z">
        <w:r w:rsidR="009D5F62">
          <w:t xml:space="preserve">de entrada, </w:t>
        </w:r>
      </w:ins>
      <w:ins w:id="328" w:author="Ivan Lopez" w:date="2015-06-23T16:13:00Z">
        <w:r>
          <w:t xml:space="preserve">contiene a los </w:t>
        </w:r>
      </w:ins>
      <w:ins w:id="329" w:author="marcazal" w:date="2015-09-06T18:21:00Z">
        <w:r w:rsidR="009D5F62">
          <w:t>atributos</w:t>
        </w:r>
      </w:ins>
      <w:ins w:id="330" w:author="Ivan Lopez" w:date="2015-06-23T16:13:00Z">
        <w:r>
          <w:t xml:space="preserve"> </w:t>
        </w:r>
        <w:proofErr w:type="spellStart"/>
        <w:r w:rsidRPr="00241E20">
          <w:rPr>
            <w:i/>
          </w:rPr>
          <w:t>dateFormat</w:t>
        </w:r>
        <w:proofErr w:type="spellEnd"/>
        <w:r>
          <w:t xml:space="preserve">, </w:t>
        </w:r>
        <w:proofErr w:type="spellStart"/>
        <w:r w:rsidRPr="00241E20">
          <w:rPr>
            <w:i/>
          </w:rPr>
          <w:t>changeYear</w:t>
        </w:r>
        <w:proofErr w:type="spellEnd"/>
        <w:r>
          <w:t xml:space="preserve">, </w:t>
        </w:r>
        <w:proofErr w:type="spellStart"/>
        <w:r w:rsidRPr="00241E20">
          <w:rPr>
            <w:i/>
          </w:rPr>
          <w:t>changeMonth</w:t>
        </w:r>
        <w:proofErr w:type="spellEnd"/>
        <w:r>
          <w:t xml:space="preserve"> y </w:t>
        </w:r>
        <w:proofErr w:type="spellStart"/>
        <w:r w:rsidRPr="00241E20">
          <w:rPr>
            <w:i/>
          </w:rPr>
          <w:t>yearRange</w:t>
        </w:r>
        <w:proofErr w:type="spellEnd"/>
        <w:r>
          <w:t xml:space="preserve">. El </w:t>
        </w:r>
        <w:proofErr w:type="spellStart"/>
        <w:r w:rsidRPr="00241E20">
          <w:rPr>
            <w:i/>
          </w:rPr>
          <w:t>dateFormat</w:t>
        </w:r>
        <w:proofErr w:type="spellEnd"/>
        <w:r>
          <w:t xml:space="preserve"> corresponde a un</w:t>
        </w:r>
      </w:ins>
      <w:ins w:id="331" w:author="marcazal" w:date="2015-09-06T18:46:00Z">
        <w:r w:rsidR="00197C2B">
          <w:t xml:space="preserve"> tipo de dato</w:t>
        </w:r>
      </w:ins>
      <w:ins w:id="332" w:author="Ivan Lopez" w:date="2015-06-23T16:13:00Z">
        <w:r>
          <w:t xml:space="preserve"> </w:t>
        </w:r>
        <w:proofErr w:type="spellStart"/>
        <w:r>
          <w:t>enumer</w:t>
        </w:r>
      </w:ins>
      <w:ins w:id="333" w:author="marcazal" w:date="2015-09-06T18:46:00Z">
        <w:r w:rsidR="00197C2B">
          <w:t>able</w:t>
        </w:r>
      </w:ins>
      <w:proofErr w:type="spellEnd"/>
      <w:ins w:id="334" w:author="Ivan Lopez" w:date="2015-06-23T16:13:00Z">
        <w:del w:id="335" w:author="marcazal" w:date="2015-09-06T18:46:00Z">
          <w:r w:rsidDel="00197C2B">
            <w:delText>ación</w:delText>
          </w:r>
        </w:del>
        <w:r>
          <w:t xml:space="preserve"> que </w:t>
        </w:r>
      </w:ins>
      <w:ins w:id="336" w:author="marcazal" w:date="2015-09-06T18:48:00Z">
        <w:r w:rsidR="00197C2B">
          <w:t>permite seleccionar</w:t>
        </w:r>
      </w:ins>
      <w:ins w:id="337" w:author="Ivan Lopez" w:date="2015-06-23T16:13:00Z">
        <w:r>
          <w:t xml:space="preserve"> cinco formatos de fecha distintos que </w:t>
        </w:r>
      </w:ins>
      <w:ins w:id="338" w:author="marcazal" w:date="2015-06-24T08:37:00Z">
        <w:r w:rsidR="009E7593">
          <w:t>pueden ser</w:t>
        </w:r>
      </w:ins>
      <w:ins w:id="339" w:author="marcazal" w:date="2015-06-24T08:35:00Z">
        <w:r w:rsidR="009E7593">
          <w:t>:</w:t>
        </w:r>
      </w:ins>
    </w:p>
    <w:p w:rsidR="00000000" w:rsidRDefault="00865E0E">
      <w:pPr>
        <w:ind w:left="30"/>
        <w:rPr>
          <w:ins w:id="340" w:author="marcazal" w:date="2015-06-24T08:35:00Z"/>
        </w:rPr>
      </w:pPr>
      <w:ins w:id="341" w:author="Ivan Lopez" w:date="2015-06-23T16:13:00Z">
        <w:del w:id="342" w:author="marcazal" w:date="2015-09-06T18:50:00Z">
          <w:r w:rsidDel="00197C2B">
            <w:delText xml:space="preserve"> </w:delText>
          </w:r>
        </w:del>
      </w:ins>
      <w:ins w:id="343" w:author="marcazal" w:date="2015-06-24T08:35:00Z">
        <w:r w:rsidR="009E7593">
          <w:t>*</w:t>
        </w:r>
      </w:ins>
      <w:ins w:id="344" w:author="marcazal" w:date="2015-09-06T18:44:00Z">
        <w:r w:rsidR="00C634AD">
          <w:t xml:space="preserve"> </w:t>
        </w:r>
      </w:ins>
      <w:commentRangeStart w:id="345"/>
      <w:ins w:id="346" w:author="Ivan Lopez" w:date="2015-06-23T16:13:00Z">
        <w:r w:rsidR="000705AC" w:rsidRPr="000705AC">
          <w:rPr>
            <w:b/>
            <w:i/>
          </w:rPr>
          <w:t>Default - mm/</w:t>
        </w:r>
        <w:proofErr w:type="spellStart"/>
        <w:r w:rsidR="000705AC" w:rsidRPr="000705AC">
          <w:rPr>
            <w:b/>
            <w:i/>
          </w:rPr>
          <w:t>dd</w:t>
        </w:r>
        <w:proofErr w:type="spellEnd"/>
        <w:r w:rsidR="000705AC" w:rsidRPr="000705AC">
          <w:rPr>
            <w:b/>
            <w:i/>
          </w:rPr>
          <w:t>/</w:t>
        </w:r>
        <w:proofErr w:type="spellStart"/>
        <w:r w:rsidR="000705AC" w:rsidRPr="000705AC">
          <w:rPr>
            <w:b/>
            <w:i/>
          </w:rPr>
          <w:t>yy</w:t>
        </w:r>
      </w:ins>
      <w:proofErr w:type="spellEnd"/>
      <w:ins w:id="347" w:author="marcazal" w:date="2015-09-06T18:49:00Z">
        <w:r w:rsidR="00197C2B">
          <w:rPr>
            <w:i/>
          </w:rPr>
          <w:t xml:space="preserve">: </w:t>
        </w:r>
        <w:r w:rsidR="00197C2B">
          <w:t>Este formato es el valor por omisi</w:t>
        </w:r>
      </w:ins>
      <w:ins w:id="348" w:author="marcazal" w:date="2015-09-06T18:50:00Z">
        <w:r w:rsidR="00197C2B">
          <w:t xml:space="preserve">ón de numerosas librerías </w:t>
        </w:r>
        <w:proofErr w:type="spellStart"/>
        <w:r w:rsidR="00197C2B">
          <w:t>Javascript</w:t>
        </w:r>
        <w:proofErr w:type="spellEnd"/>
        <w:r w:rsidR="00197C2B">
          <w:t>.</w:t>
        </w:r>
      </w:ins>
      <w:ins w:id="349" w:author="marcazal" w:date="2015-09-06T18:22:00Z">
        <w:r w:rsidR="009D5F62">
          <w:t xml:space="preserve"> </w:t>
        </w:r>
      </w:ins>
      <w:ins w:id="350" w:author="marcazal" w:date="2015-06-24T08:37:00Z">
        <w:r w:rsidR="009D5F62">
          <w:t>P</w:t>
        </w:r>
        <w:r w:rsidR="009E7593">
          <w:t>or ejemplo</w:t>
        </w:r>
      </w:ins>
      <w:ins w:id="351" w:author="marcazal" w:date="2015-09-06T18:53:00Z">
        <w:r w:rsidR="00197C2B">
          <w:t>,</w:t>
        </w:r>
      </w:ins>
      <w:ins w:id="352" w:author="marcazal" w:date="2015-06-24T08:37:00Z">
        <w:r w:rsidR="009E7593">
          <w:t xml:space="preserve"> </w:t>
        </w:r>
      </w:ins>
      <w:ins w:id="353" w:author="marcazal" w:date="2015-06-24T08:39:00Z">
        <w:r w:rsidR="009E7593" w:rsidRPr="009E7593">
          <w:t>06/08/2015</w:t>
        </w:r>
      </w:ins>
      <w:ins w:id="354" w:author="Ivan Lopez" w:date="2015-06-23T16:13:00Z">
        <w:del w:id="355" w:author="marcazal" w:date="2015-06-24T08:37:00Z">
          <w:r w:rsidDel="009E7593">
            <w:delText>;</w:delText>
          </w:r>
        </w:del>
      </w:ins>
    </w:p>
    <w:p w:rsidR="009E7593" w:rsidRDefault="009E7593" w:rsidP="00865E0E">
      <w:pPr>
        <w:rPr>
          <w:ins w:id="356" w:author="marcazal" w:date="2015-06-24T08:36:00Z"/>
        </w:rPr>
      </w:pPr>
      <w:ins w:id="357" w:author="marcazal" w:date="2015-06-24T08:35:00Z">
        <w:r>
          <w:t>*</w:t>
        </w:r>
      </w:ins>
      <w:ins w:id="358" w:author="Ivan Lopez" w:date="2015-06-23T16:13:00Z">
        <w:r w:rsidR="00865E0E">
          <w:t xml:space="preserve"> </w:t>
        </w:r>
        <w:r w:rsidR="000705AC" w:rsidRPr="000705AC">
          <w:rPr>
            <w:b/>
            <w:i/>
          </w:rPr>
          <w:t xml:space="preserve">ISO 8601 - </w:t>
        </w:r>
        <w:proofErr w:type="spellStart"/>
        <w:r w:rsidR="000705AC" w:rsidRPr="000705AC">
          <w:rPr>
            <w:b/>
            <w:i/>
          </w:rPr>
          <w:t>yy</w:t>
        </w:r>
        <w:proofErr w:type="spellEnd"/>
        <w:r w:rsidR="000705AC" w:rsidRPr="000705AC">
          <w:rPr>
            <w:b/>
            <w:i/>
          </w:rPr>
          <w:t>-mm-</w:t>
        </w:r>
        <w:proofErr w:type="spellStart"/>
        <w:r w:rsidR="000705AC" w:rsidRPr="000705AC">
          <w:rPr>
            <w:b/>
            <w:i/>
          </w:rPr>
          <w:t>dd</w:t>
        </w:r>
      </w:ins>
      <w:proofErr w:type="spellEnd"/>
      <w:ins w:id="359" w:author="marcazal" w:date="2015-09-06T18:52:00Z">
        <w:r w:rsidR="00197C2B">
          <w:rPr>
            <w:i/>
          </w:rPr>
          <w:t>:</w:t>
        </w:r>
      </w:ins>
      <w:ins w:id="360" w:author="marcazal" w:date="2015-09-06T18:51:00Z">
        <w:r w:rsidR="00197C2B">
          <w:rPr>
            <w:i/>
          </w:rPr>
          <w:t xml:space="preserve"> </w:t>
        </w:r>
        <w:r w:rsidR="00197C2B" w:rsidRPr="00197C2B">
          <w:t>E</w:t>
        </w:r>
        <w:r w:rsidR="00197C2B">
          <w:t>ste formato es el ISO 8601 para el establecimiento de fechas.</w:t>
        </w:r>
      </w:ins>
      <w:ins w:id="361" w:author="Ivan Lopez" w:date="2015-06-23T16:13:00Z">
        <w:del w:id="362" w:author="marcazal" w:date="2015-06-24T08:39:00Z">
          <w:r w:rsidR="00865E0E" w:rsidDel="009E7593">
            <w:delText>;</w:delText>
          </w:r>
        </w:del>
      </w:ins>
      <w:ins w:id="363" w:author="marcazal" w:date="2015-06-24T08:39:00Z">
        <w:r w:rsidR="009D5F62">
          <w:t xml:space="preserve"> </w:t>
        </w:r>
      </w:ins>
      <w:ins w:id="364" w:author="marcazal" w:date="2015-09-06T18:22:00Z">
        <w:r w:rsidR="009D5F62">
          <w:t>P</w:t>
        </w:r>
      </w:ins>
      <w:ins w:id="365" w:author="marcazal" w:date="2015-06-24T08:39:00Z">
        <w:r>
          <w:t>or ejemplo</w:t>
        </w:r>
      </w:ins>
      <w:ins w:id="366" w:author="marcazal" w:date="2015-09-06T18:53:00Z">
        <w:r w:rsidR="00197C2B">
          <w:t xml:space="preserve">, </w:t>
        </w:r>
      </w:ins>
      <w:ins w:id="367" w:author="marcazal" w:date="2015-06-24T08:39:00Z">
        <w:r>
          <w:t xml:space="preserve"> </w:t>
        </w:r>
        <w:r w:rsidRPr="009E7593">
          <w:t>2015-06-08</w:t>
        </w:r>
      </w:ins>
    </w:p>
    <w:p w:rsidR="009E7593" w:rsidRPr="009E7593" w:rsidRDefault="008F2327" w:rsidP="00865E0E">
      <w:pPr>
        <w:rPr>
          <w:ins w:id="368" w:author="marcazal" w:date="2015-06-24T08:36:00Z"/>
          <w:lang w:val="es-PY"/>
        </w:rPr>
      </w:pPr>
      <w:ins w:id="369" w:author="marcazal" w:date="2015-06-24T08:36:00Z">
        <w:r w:rsidRPr="008F2327">
          <w:rPr>
            <w:lang w:val="es-PY"/>
          </w:rPr>
          <w:t>*</w:t>
        </w:r>
      </w:ins>
      <w:ins w:id="370" w:author="Ivan Lopez" w:date="2015-06-23T16:13:00Z">
        <w:r w:rsidRPr="008F2327">
          <w:rPr>
            <w:lang w:val="es-PY"/>
          </w:rPr>
          <w:t xml:space="preserve"> </w:t>
        </w:r>
        <w:r w:rsidR="000705AC" w:rsidRPr="000705AC">
          <w:rPr>
            <w:b/>
            <w:i/>
            <w:lang w:val="es-PY"/>
          </w:rPr>
          <w:t>Short - d M, y</w:t>
        </w:r>
      </w:ins>
      <w:ins w:id="371" w:author="marcazal" w:date="2015-09-06T18:53:00Z">
        <w:r w:rsidR="00197C2B">
          <w:rPr>
            <w:i/>
            <w:lang w:val="es-PY"/>
          </w:rPr>
          <w:t>:</w:t>
        </w:r>
      </w:ins>
      <w:ins w:id="372" w:author="Ivan Lopez" w:date="2015-06-23T16:13:00Z">
        <w:del w:id="373" w:author="marcazal" w:date="2015-06-24T08:39:00Z">
          <w:r w:rsidRPr="008F2327">
            <w:rPr>
              <w:lang w:val="es-PY"/>
            </w:rPr>
            <w:delText>;</w:delText>
          </w:r>
        </w:del>
      </w:ins>
      <w:ins w:id="374" w:author="marcazal" w:date="2015-06-24T08:39:00Z">
        <w:r w:rsidR="009D5F62">
          <w:rPr>
            <w:lang w:val="es-PY"/>
          </w:rPr>
          <w:t xml:space="preserve"> </w:t>
        </w:r>
      </w:ins>
      <w:ins w:id="375" w:author="marcazal" w:date="2015-09-06T18:52:00Z">
        <w:r w:rsidR="00197C2B">
          <w:rPr>
            <w:lang w:val="es-PY"/>
          </w:rPr>
          <w:t xml:space="preserve">Este es </w:t>
        </w:r>
      </w:ins>
      <w:ins w:id="376" w:author="marcazal" w:date="2015-09-06T18:54:00Z">
        <w:r w:rsidR="00197C2B">
          <w:rPr>
            <w:lang w:val="es-PY"/>
          </w:rPr>
          <w:t>un</w:t>
        </w:r>
      </w:ins>
      <w:ins w:id="377" w:author="marcazal" w:date="2015-09-06T18:52:00Z">
        <w:r w:rsidR="00197C2B">
          <w:rPr>
            <w:lang w:val="es-PY"/>
          </w:rPr>
          <w:t xml:space="preserve"> formato </w:t>
        </w:r>
      </w:ins>
      <w:ins w:id="378" w:author="marcazal" w:date="2015-09-06T18:54:00Z">
        <w:r w:rsidR="00197C2B">
          <w:rPr>
            <w:lang w:val="es-PY"/>
          </w:rPr>
          <w:t>de fecha</w:t>
        </w:r>
      </w:ins>
      <w:ins w:id="379" w:author="marcazal" w:date="2015-09-06T18:52:00Z">
        <w:r w:rsidR="00197C2B">
          <w:rPr>
            <w:lang w:val="es-PY"/>
          </w:rPr>
          <w:t xml:space="preserve"> cort</w:t>
        </w:r>
      </w:ins>
      <w:ins w:id="380" w:author="marcazal" w:date="2015-09-06T18:54:00Z">
        <w:r w:rsidR="00197C2B">
          <w:rPr>
            <w:lang w:val="es-PY"/>
          </w:rPr>
          <w:t>a</w:t>
        </w:r>
      </w:ins>
      <w:ins w:id="381" w:author="marcazal" w:date="2015-09-06T18:52:00Z">
        <w:r w:rsidR="00197C2B">
          <w:rPr>
            <w:lang w:val="es-PY"/>
          </w:rPr>
          <w:t xml:space="preserve">. </w:t>
        </w:r>
      </w:ins>
      <w:ins w:id="382" w:author="marcazal" w:date="2015-09-06T18:22:00Z">
        <w:r w:rsidR="009D5F62">
          <w:rPr>
            <w:lang w:val="es-PY"/>
          </w:rPr>
          <w:t>P</w:t>
        </w:r>
      </w:ins>
      <w:ins w:id="383" w:author="marcazal" w:date="2015-06-24T08:39:00Z">
        <w:r w:rsidRPr="008F2327">
          <w:rPr>
            <w:lang w:val="es-PY"/>
          </w:rPr>
          <w:t>or ejemplo</w:t>
        </w:r>
      </w:ins>
      <w:ins w:id="384" w:author="marcazal" w:date="2015-09-06T18:53:00Z">
        <w:r w:rsidR="00197C2B">
          <w:rPr>
            <w:lang w:val="es-PY"/>
          </w:rPr>
          <w:t xml:space="preserve">, </w:t>
        </w:r>
      </w:ins>
      <w:ins w:id="385" w:author="marcazal" w:date="2015-06-24T08:39:00Z">
        <w:r w:rsidRPr="008F2327">
          <w:rPr>
            <w:lang w:val="es-PY"/>
          </w:rPr>
          <w:t xml:space="preserve"> </w:t>
        </w:r>
      </w:ins>
      <w:ins w:id="386" w:author="marcazal" w:date="2015-06-24T08:40:00Z">
        <w:r w:rsidRPr="008F2327">
          <w:rPr>
            <w:lang w:val="es-PY"/>
          </w:rPr>
          <w:t>8 Jun, 15</w:t>
        </w:r>
      </w:ins>
      <w:ins w:id="387" w:author="Ivan Lopez" w:date="2015-06-23T16:13:00Z">
        <w:del w:id="388" w:author="marcazal" w:date="2015-06-24T08:39:00Z">
          <w:r w:rsidRPr="008F2327">
            <w:rPr>
              <w:lang w:val="es-PY"/>
            </w:rPr>
            <w:delText xml:space="preserve"> </w:delText>
          </w:r>
        </w:del>
      </w:ins>
    </w:p>
    <w:p w:rsidR="009E7593" w:rsidRPr="009D5F62" w:rsidRDefault="008F2327" w:rsidP="00865E0E">
      <w:pPr>
        <w:rPr>
          <w:ins w:id="389" w:author="marcazal" w:date="2015-06-24T08:36:00Z"/>
          <w:lang w:val="es-PY"/>
        </w:rPr>
      </w:pPr>
      <w:ins w:id="390" w:author="marcazal" w:date="2015-06-24T08:36:00Z">
        <w:r w:rsidRPr="008F2327">
          <w:rPr>
            <w:lang w:val="es-PY"/>
          </w:rPr>
          <w:t>*</w:t>
        </w:r>
      </w:ins>
      <w:ins w:id="391" w:author="marcazal" w:date="2015-09-06T18:44:00Z">
        <w:r w:rsidR="00C634AD">
          <w:rPr>
            <w:lang w:val="es-PY"/>
          </w:rPr>
          <w:t xml:space="preserve"> </w:t>
        </w:r>
      </w:ins>
      <w:ins w:id="392" w:author="Ivan Lopez" w:date="2015-06-23T16:13:00Z">
        <w:r w:rsidR="000705AC" w:rsidRPr="000705AC">
          <w:rPr>
            <w:b/>
            <w:i/>
            <w:lang w:val="es-PY"/>
          </w:rPr>
          <w:t>Medium - d MM</w:t>
        </w:r>
      </w:ins>
      <w:ins w:id="393" w:author="marcazal" w:date="2015-09-06T18:54:00Z">
        <w:r w:rsidR="00197C2B">
          <w:rPr>
            <w:i/>
            <w:lang w:val="es-PY"/>
          </w:rPr>
          <w:t>:</w:t>
        </w:r>
      </w:ins>
      <w:ins w:id="394" w:author="marcazal" w:date="2015-09-06T18:55:00Z">
        <w:r w:rsidR="0071402F">
          <w:rPr>
            <w:i/>
            <w:lang w:val="es-PY"/>
          </w:rPr>
          <w:t xml:space="preserve"> </w:t>
        </w:r>
        <w:r w:rsidR="0071402F">
          <w:rPr>
            <w:lang w:val="es-PY"/>
          </w:rPr>
          <w:t>Este es un formato de fecha mediana.</w:t>
        </w:r>
      </w:ins>
      <w:ins w:id="395" w:author="Ivan Lopez" w:date="2015-06-23T16:13:00Z">
        <w:del w:id="396" w:author="marcazal" w:date="2015-09-06T18:22:00Z">
          <w:r w:rsidRPr="008F2327" w:rsidDel="009D5F62">
            <w:rPr>
              <w:i/>
              <w:lang w:val="es-PY"/>
            </w:rPr>
            <w:delText>, y</w:delText>
          </w:r>
        </w:del>
      </w:ins>
      <w:ins w:id="397" w:author="marcazal" w:date="2015-06-24T08:40:00Z">
        <w:r w:rsidR="009D5F62">
          <w:rPr>
            <w:i/>
            <w:lang w:val="es-PY"/>
          </w:rPr>
          <w:t xml:space="preserve"> </w:t>
        </w:r>
      </w:ins>
      <w:ins w:id="398" w:author="marcazal" w:date="2015-09-06T18:22:00Z">
        <w:r w:rsidR="000705AC" w:rsidRPr="000705AC">
          <w:rPr>
            <w:lang w:val="es-PY"/>
          </w:rPr>
          <w:t>P</w:t>
        </w:r>
      </w:ins>
      <w:ins w:id="399" w:author="marcazal" w:date="2015-06-24T08:40:00Z">
        <w:r w:rsidR="000705AC" w:rsidRPr="000705AC">
          <w:rPr>
            <w:lang w:val="es-PY"/>
          </w:rPr>
          <w:t>or ejemplo</w:t>
        </w:r>
      </w:ins>
      <w:ins w:id="400" w:author="marcazal" w:date="2015-09-06T18:53:00Z">
        <w:r w:rsidR="00197C2B">
          <w:rPr>
            <w:lang w:val="es-PY"/>
          </w:rPr>
          <w:t>,</w:t>
        </w:r>
      </w:ins>
      <w:ins w:id="401" w:author="marcazal" w:date="2015-06-24T08:40:00Z">
        <w:r w:rsidR="000705AC" w:rsidRPr="000705AC">
          <w:rPr>
            <w:lang w:val="es-PY"/>
          </w:rPr>
          <w:t xml:space="preserve"> 8 June, 15</w:t>
        </w:r>
      </w:ins>
      <w:ins w:id="402" w:author="Ivan Lopez" w:date="2015-06-23T16:13:00Z">
        <w:del w:id="403" w:author="marcazal" w:date="2015-06-24T08:40:00Z">
          <w:r w:rsidRPr="009D5F62">
            <w:rPr>
              <w:lang w:val="es-PY"/>
            </w:rPr>
            <w:delText xml:space="preserve"> </w:delText>
          </w:r>
        </w:del>
      </w:ins>
    </w:p>
    <w:p w:rsidR="009D5F62" w:rsidRDefault="008F2327" w:rsidP="00865E0E">
      <w:pPr>
        <w:rPr>
          <w:ins w:id="404" w:author="marcazal" w:date="2015-09-06T18:57:00Z"/>
          <w:lang w:val="es-PY"/>
        </w:rPr>
      </w:pPr>
      <w:ins w:id="405" w:author="marcazal" w:date="2015-06-24T08:37:00Z">
        <w:r w:rsidRPr="0071402F">
          <w:rPr>
            <w:lang w:val="es-PY"/>
          </w:rPr>
          <w:t>*</w:t>
        </w:r>
      </w:ins>
      <w:ins w:id="406" w:author="Ivan Lopez" w:date="2015-06-23T16:13:00Z">
        <w:del w:id="407" w:author="marcazal" w:date="2015-06-24T08:36:00Z">
          <w:r w:rsidRPr="0071402F">
            <w:rPr>
              <w:lang w:val="es-PY"/>
            </w:rPr>
            <w:delText>y  el</w:delText>
          </w:r>
        </w:del>
        <w:r w:rsidRPr="0071402F">
          <w:rPr>
            <w:lang w:val="es-PY"/>
          </w:rPr>
          <w:t xml:space="preserve"> </w:t>
        </w:r>
        <w:r w:rsidR="000705AC" w:rsidRPr="000705AC">
          <w:rPr>
            <w:b/>
            <w:i/>
            <w:lang w:val="es-PY"/>
          </w:rPr>
          <w:t xml:space="preserve">Full - DD, d MM, </w:t>
        </w:r>
        <w:proofErr w:type="spellStart"/>
        <w:r w:rsidR="000705AC" w:rsidRPr="000705AC">
          <w:rPr>
            <w:b/>
            <w:i/>
            <w:lang w:val="es-PY"/>
          </w:rPr>
          <w:t>yy</w:t>
        </w:r>
      </w:ins>
      <w:proofErr w:type="spellEnd"/>
      <w:ins w:id="408" w:author="marcazal" w:date="2015-09-06T18:56:00Z">
        <w:r w:rsidR="000705AC" w:rsidRPr="000705AC">
          <w:rPr>
            <w:i/>
            <w:lang w:val="es-PY"/>
          </w:rPr>
          <w:t xml:space="preserve">: </w:t>
        </w:r>
        <w:r w:rsidR="000705AC" w:rsidRPr="000705AC">
          <w:rPr>
            <w:lang w:val="es-PY"/>
          </w:rPr>
          <w:t>Este es un format</w:t>
        </w:r>
        <w:r w:rsidR="0071402F">
          <w:rPr>
            <w:lang w:val="es-PY"/>
          </w:rPr>
          <w:t>o</w:t>
        </w:r>
        <w:r w:rsidR="000705AC" w:rsidRPr="000705AC">
          <w:rPr>
            <w:lang w:val="es-PY"/>
          </w:rPr>
          <w:t xml:space="preserve"> de definici</w:t>
        </w:r>
        <w:r w:rsidR="0071402F">
          <w:rPr>
            <w:lang w:val="es-PY"/>
          </w:rPr>
          <w:t>ón de fecha completa.</w:t>
        </w:r>
      </w:ins>
      <w:ins w:id="409" w:author="marcazal" w:date="2015-06-24T08:41:00Z">
        <w:r w:rsidR="009D5F62" w:rsidRPr="0071402F">
          <w:rPr>
            <w:i/>
            <w:lang w:val="es-PY"/>
          </w:rPr>
          <w:t xml:space="preserve"> </w:t>
        </w:r>
      </w:ins>
      <w:ins w:id="410" w:author="marcazal" w:date="2015-09-06T18:23:00Z">
        <w:r w:rsidR="000705AC" w:rsidRPr="000705AC">
          <w:rPr>
            <w:lang w:val="es-PY"/>
          </w:rPr>
          <w:t>P</w:t>
        </w:r>
      </w:ins>
      <w:ins w:id="411" w:author="marcazal" w:date="2015-06-24T08:41:00Z">
        <w:r w:rsidR="000705AC" w:rsidRPr="000705AC">
          <w:rPr>
            <w:lang w:val="es-PY"/>
          </w:rPr>
          <w:t>or ejemplo</w:t>
        </w:r>
      </w:ins>
      <w:ins w:id="412" w:author="marcazal" w:date="2015-09-06T18:56:00Z">
        <w:r w:rsidR="0071402F">
          <w:rPr>
            <w:lang w:val="es-PY"/>
          </w:rPr>
          <w:t>,</w:t>
        </w:r>
      </w:ins>
      <w:ins w:id="413" w:author="marcazal" w:date="2015-06-24T08:41:00Z">
        <w:r w:rsidR="000705AC" w:rsidRPr="000705AC">
          <w:rPr>
            <w:lang w:val="es-PY"/>
          </w:rPr>
          <w:t xml:space="preserve"> </w:t>
        </w:r>
        <w:proofErr w:type="spellStart"/>
        <w:r w:rsidR="000705AC" w:rsidRPr="000705AC">
          <w:rPr>
            <w:lang w:val="es-PY"/>
          </w:rPr>
          <w:t>Monday</w:t>
        </w:r>
        <w:proofErr w:type="spellEnd"/>
        <w:r w:rsidR="000705AC" w:rsidRPr="000705AC">
          <w:rPr>
            <w:lang w:val="es-PY"/>
          </w:rPr>
          <w:t>, 8 June, 2015</w:t>
        </w:r>
      </w:ins>
      <w:ins w:id="414" w:author="Ivan Lopez" w:date="2015-06-23T16:13:00Z">
        <w:del w:id="415" w:author="marcazal" w:date="2015-09-06T18:44:00Z">
          <w:r w:rsidRPr="008F2327" w:rsidDel="00C634AD">
            <w:rPr>
              <w:lang w:val="es-PY"/>
            </w:rPr>
            <w:delText>.</w:delText>
          </w:r>
        </w:del>
        <w:r w:rsidRPr="008F2327">
          <w:rPr>
            <w:lang w:val="es-PY"/>
          </w:rPr>
          <w:t xml:space="preserve"> </w:t>
        </w:r>
        <w:commentRangeEnd w:id="345"/>
        <w:r w:rsidR="00865E0E">
          <w:rPr>
            <w:rStyle w:val="Refdecomentario"/>
          </w:rPr>
          <w:commentReference w:id="345"/>
        </w:r>
      </w:ins>
    </w:p>
    <w:p w:rsidR="00865E0E" w:rsidRPr="00CB478F" w:rsidRDefault="00865E0E" w:rsidP="00865E0E">
      <w:pPr>
        <w:rPr>
          <w:ins w:id="416" w:author="Ivan Lopez" w:date="2015-06-23T16:13:00Z"/>
          <w:i/>
          <w:lang w:val="es-PY"/>
        </w:rPr>
      </w:pPr>
      <w:ins w:id="417" w:author="Ivan Lopez" w:date="2015-06-23T16:13:00Z">
        <w:r>
          <w:t xml:space="preserve">El </w:t>
        </w:r>
      </w:ins>
      <w:ins w:id="418" w:author="marcazal" w:date="2015-09-06T18:59:00Z">
        <w:r w:rsidR="0071402F">
          <w:t xml:space="preserve">atributo </w:t>
        </w:r>
      </w:ins>
      <w:proofErr w:type="spellStart"/>
      <w:ins w:id="419" w:author="Ivan Lopez" w:date="2015-06-23T16:13:00Z">
        <w:r w:rsidRPr="003F240A">
          <w:rPr>
            <w:i/>
          </w:rPr>
          <w:t>changeYear</w:t>
        </w:r>
      </w:ins>
      <w:proofErr w:type="spellEnd"/>
      <w:ins w:id="420" w:author="marcazal" w:date="2015-09-06T18:59:00Z">
        <w:r w:rsidR="0071402F">
          <w:rPr>
            <w:i/>
          </w:rPr>
          <w:t>,</w:t>
        </w:r>
      </w:ins>
      <w:ins w:id="421" w:author="Ivan Lopez" w:date="2015-06-23T16:13:00Z">
        <w:r>
          <w:t xml:space="preserve"> es un valor booleano que indica la ausencia o presencia de un rango de años desplegable en una lista que formará parte del </w:t>
        </w:r>
      </w:ins>
      <w:proofErr w:type="spellStart"/>
      <w:ins w:id="422" w:author="marcazal" w:date="2015-06-24T08:42:00Z">
        <w:r w:rsidR="008F2327" w:rsidRPr="008F2327">
          <w:rPr>
            <w:i/>
          </w:rPr>
          <w:t>rich</w:t>
        </w:r>
      </w:ins>
      <w:commentRangeStart w:id="423"/>
      <w:ins w:id="424" w:author="Ivan Lopez" w:date="2015-06-23T16:13:00Z">
        <w:r w:rsidRPr="00A26803">
          <w:rPr>
            <w:i/>
          </w:rPr>
          <w:t>datePicker</w:t>
        </w:r>
        <w:commentRangeEnd w:id="423"/>
        <w:proofErr w:type="spellEnd"/>
        <w:r>
          <w:rPr>
            <w:rStyle w:val="Refdecomentario"/>
          </w:rPr>
          <w:commentReference w:id="423"/>
        </w:r>
        <w:r>
          <w:rPr>
            <w:i/>
          </w:rPr>
          <w:t>.</w:t>
        </w:r>
        <w:r>
          <w:t xml:space="preserve"> Por omisión, si </w:t>
        </w:r>
        <w:proofErr w:type="spellStart"/>
        <w:r w:rsidRPr="00BE0F2F">
          <w:rPr>
            <w:i/>
          </w:rPr>
          <w:t>changeYear</w:t>
        </w:r>
        <w:proofErr w:type="spellEnd"/>
        <w:r>
          <w:t xml:space="preserve"> está configurado en verdadero, se mostrará en el </w:t>
        </w:r>
        <w:proofErr w:type="spellStart"/>
        <w:r w:rsidRPr="00BE0F2F">
          <w:rPr>
            <w:i/>
          </w:rPr>
          <w:t>datePIcker</w:t>
        </w:r>
        <w:proofErr w:type="spellEnd"/>
        <w:r>
          <w:t xml:space="preserve"> una lista desplegable presentando los diez años anteriores a partir de la fecha actual. También es posible asignar al valor etiquetado </w:t>
        </w:r>
        <w:proofErr w:type="spellStart"/>
        <w:r w:rsidRPr="00BE0F2F">
          <w:rPr>
            <w:i/>
          </w:rPr>
          <w:t>yearRange</w:t>
        </w:r>
        <w:proofErr w:type="spellEnd"/>
        <w:r>
          <w:t xml:space="preserve"> un rango de años para el </w:t>
        </w:r>
        <w:proofErr w:type="spellStart"/>
        <w:r w:rsidRPr="0027336E">
          <w:rPr>
            <w:i/>
          </w:rPr>
          <w:t>richDatePicker</w:t>
        </w:r>
        <w:proofErr w:type="spellEnd"/>
        <w:r>
          <w:t xml:space="preserve"> que se define en el </w:t>
        </w:r>
        <w:r>
          <w:lastRenderedPageBreak/>
          <w:t xml:space="preserve">formato </w:t>
        </w:r>
        <w:proofErr w:type="spellStart"/>
        <w:r>
          <w:t>yyyy</w:t>
        </w:r>
        <w:proofErr w:type="gramStart"/>
        <w:r>
          <w:t>:yyyy</w:t>
        </w:r>
        <w:proofErr w:type="spellEnd"/>
        <w:proofErr w:type="gramEnd"/>
        <w:r>
          <w:t xml:space="preserve">; por ejemplo 1970:2015. Definir </w:t>
        </w:r>
        <w:proofErr w:type="spellStart"/>
        <w:r w:rsidRPr="003869F7">
          <w:rPr>
            <w:i/>
          </w:rPr>
          <w:t>yearRange</w:t>
        </w:r>
        <w:proofErr w:type="spellEnd"/>
        <w:r>
          <w:t xml:space="preserve"> resulta ideal para la selección de fechas pasadas, como el año de nacimiento o fechas históricas.</w:t>
        </w:r>
      </w:ins>
    </w:p>
    <w:p w:rsidR="00865E0E" w:rsidRDefault="00865E0E" w:rsidP="00865E0E">
      <w:pPr>
        <w:rPr>
          <w:ins w:id="425" w:author="marcazal" w:date="2015-09-06T18:40:00Z"/>
        </w:rPr>
      </w:pPr>
      <w:ins w:id="426" w:author="Ivan Lopez" w:date="2015-06-23T16:13:00Z">
        <w:r>
          <w:t xml:space="preserve">Por último, el valor etiquetado  booleano </w:t>
        </w:r>
        <w:proofErr w:type="spellStart"/>
        <w:r w:rsidRPr="00BE0F2F">
          <w:rPr>
            <w:i/>
          </w:rPr>
          <w:t>changeMonth</w:t>
        </w:r>
        <w:proofErr w:type="spellEnd"/>
        <w:r>
          <w:rPr>
            <w:i/>
          </w:rPr>
          <w:t xml:space="preserve"> </w:t>
        </w:r>
        <w:r>
          <w:t xml:space="preserve"> permite desplegar una lista con todos los meses del año para una rápida selección.</w:t>
        </w:r>
      </w:ins>
      <w:ins w:id="427" w:author="marcazal" w:date="2015-09-06T19:01:00Z">
        <w:r w:rsidR="0071402F">
          <w:t xml:space="preserve"> En la  </w:t>
        </w:r>
      </w:ins>
      <w:ins w:id="428" w:author="marcazal" w:date="2015-09-06T19:06:00Z">
        <w:r w:rsidR="000705AC">
          <w:fldChar w:fldCharType="begin"/>
        </w:r>
        <w:r w:rsidR="00A92445">
          <w:instrText xml:space="preserve"> REF _Ref429329732 \h </w:instrText>
        </w:r>
      </w:ins>
      <w:r w:rsidR="000705AC">
        <w:fldChar w:fldCharType="separate"/>
      </w:r>
      <w:ins w:id="429" w:author="Ivan Lopez" w:date="2015-09-07T10:53:00Z">
        <w:r w:rsidR="00894E04" w:rsidRPr="00520F35">
          <w:rPr>
            <w:color w:val="000000" w:themeColor="text1"/>
          </w:rPr>
          <w:t>Figu</w:t>
        </w:r>
        <w:r w:rsidR="00894E04" w:rsidRPr="00520F35">
          <w:rPr>
            <w:color w:val="000000" w:themeColor="text1"/>
          </w:rPr>
          <w:t>r</w:t>
        </w:r>
        <w:r w:rsidR="00894E04" w:rsidRPr="00520F35">
          <w:rPr>
            <w:color w:val="000000" w:themeColor="text1"/>
          </w:rPr>
          <w:t xml:space="preserve">a </w:t>
        </w:r>
        <w:r w:rsidR="00894E04">
          <w:rPr>
            <w:noProof/>
            <w:color w:val="000000" w:themeColor="text1"/>
          </w:rPr>
          <w:t>4</w:t>
        </w:r>
      </w:ins>
      <w:ins w:id="430" w:author="marcazal" w:date="2015-09-06T19:06:00Z">
        <w:r w:rsidR="000705AC">
          <w:fldChar w:fldCharType="end"/>
        </w:r>
        <w:r w:rsidR="00A92445">
          <w:t xml:space="preserve"> </w:t>
        </w:r>
      </w:ins>
      <w:ins w:id="431" w:author="marcazal" w:date="2015-09-06T19:01:00Z">
        <w:r w:rsidR="0071402F">
          <w:t xml:space="preserve">se presenta el </w:t>
        </w:r>
        <w:proofErr w:type="spellStart"/>
        <w:r w:rsidR="0071402F">
          <w:t>widget</w:t>
        </w:r>
        <w:proofErr w:type="spellEnd"/>
        <w:r w:rsidR="0071402F">
          <w:t xml:space="preserve"> </w:t>
        </w:r>
        <w:proofErr w:type="spellStart"/>
        <w:r w:rsidR="0071402F">
          <w:t>RichDatePicker</w:t>
        </w:r>
        <w:proofErr w:type="spellEnd"/>
        <w:r w:rsidR="0071402F">
          <w:t xml:space="preserve"> con el formato de fecha </w:t>
        </w:r>
        <w:r w:rsidR="0071402F" w:rsidRPr="00197C2B">
          <w:rPr>
            <w:b/>
            <w:i/>
          </w:rPr>
          <w:t>Default - mm/</w:t>
        </w:r>
        <w:proofErr w:type="spellStart"/>
        <w:r w:rsidR="0071402F" w:rsidRPr="00197C2B">
          <w:rPr>
            <w:b/>
            <w:i/>
          </w:rPr>
          <w:t>dd</w:t>
        </w:r>
        <w:proofErr w:type="spellEnd"/>
        <w:r w:rsidR="0071402F" w:rsidRPr="00197C2B">
          <w:rPr>
            <w:b/>
            <w:i/>
          </w:rPr>
          <w:t>/</w:t>
        </w:r>
        <w:proofErr w:type="spellStart"/>
        <w:r w:rsidR="0071402F" w:rsidRPr="00197C2B">
          <w:rPr>
            <w:b/>
            <w:i/>
          </w:rPr>
          <w:t>yy</w:t>
        </w:r>
      </w:ins>
      <w:proofErr w:type="spellEnd"/>
      <w:ins w:id="432" w:author="marcazal" w:date="2015-09-06T19:02:00Z">
        <w:r w:rsidR="0071402F">
          <w:rPr>
            <w:b/>
            <w:i/>
          </w:rPr>
          <w:t>.</w:t>
        </w:r>
      </w:ins>
    </w:p>
    <w:p w:rsidR="00C634AD" w:rsidRDefault="000705AC" w:rsidP="006A6A78">
      <w:pPr>
        <w:jc w:val="center"/>
        <w:rPr>
          <w:ins w:id="433" w:author="Ivan Lopez" w:date="2015-06-23T16:13:00Z"/>
        </w:rPr>
      </w:pPr>
      <w:r w:rsidRPr="000705AC">
        <w:rPr>
          <w:noProof/>
        </w:rPr>
        <w:pict>
          <v:shape id="Text Box 6" o:spid="_x0000_s1027" type="#_x0000_t202" style="position:absolute;left:0;text-align:left;margin-left:134.4pt;margin-top:165.45pt;width:171.7pt;height:13.95pt;z-index:251668480;visibility:visible" wrapcoords="-94 0 -94 20463 21600 20463 21600 0 -9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" stroked="f">
            <v:textbox style="mso-next-textbox:#Text Box 6" inset="0,0,0,0">
              <w:txbxContent>
                <w:p w:rsidR="009473D5" w:rsidRPr="00520F35" w:rsidRDefault="009473D5" w:rsidP="006A6A78">
                  <w:pPr>
                    <w:pStyle w:val="Epgrafe"/>
                    <w:jc w:val="center"/>
                    <w:rPr>
                      <w:b w:val="0"/>
                      <w:noProof/>
                      <w:color w:val="000000" w:themeColor="text1"/>
                    </w:rPr>
                  </w:pPr>
                  <w:bookmarkStart w:id="434" w:name="_Ref429329732"/>
                  <w:r w:rsidRPr="00520F35">
                    <w:rPr>
                      <w:color w:val="000000" w:themeColor="text1"/>
                    </w:rPr>
                    <w:t xml:space="preserve">Figura </w:t>
                  </w:r>
                  <w:r w:rsidR="000705AC" w:rsidRPr="00520F35">
                    <w:rPr>
                      <w:color w:val="000000" w:themeColor="text1"/>
                    </w:rPr>
                    <w:fldChar w:fldCharType="begin"/>
                  </w:r>
                  <w:r w:rsidRPr="00520F35">
                    <w:rPr>
                      <w:color w:val="000000" w:themeColor="text1"/>
                    </w:rPr>
                    <w:instrText xml:space="preserve"> SEQ Figura \* ARABIC </w:instrText>
                  </w:r>
                  <w:r w:rsidR="000705AC" w:rsidRPr="00520F35">
                    <w:rPr>
                      <w:color w:val="000000" w:themeColor="text1"/>
                    </w:rPr>
                    <w:fldChar w:fldCharType="separate"/>
                  </w:r>
                  <w:ins w:id="435" w:author="marcazal" w:date="2015-09-08T07:16:00Z">
                    <w:r w:rsidR="00287A2D">
                      <w:rPr>
                        <w:noProof/>
                        <w:color w:val="000000" w:themeColor="text1"/>
                      </w:rPr>
                      <w:t>4</w:t>
                    </w:r>
                  </w:ins>
                  <w:r w:rsidR="000705AC" w:rsidRPr="00520F35">
                    <w:rPr>
                      <w:color w:val="000000" w:themeColor="text1"/>
                    </w:rPr>
                    <w:fldChar w:fldCharType="end"/>
                  </w:r>
                  <w:bookmarkEnd w:id="434"/>
                  <w:r w:rsidRPr="00520F35">
                    <w:rPr>
                      <w:b w:val="0"/>
                      <w:color w:val="000000" w:themeColor="text1"/>
                    </w:rPr>
                    <w:t xml:space="preserve"> El </w:t>
                  </w:r>
                  <w:proofErr w:type="spellStart"/>
                  <w:r w:rsidRPr="008F2327">
                    <w:rPr>
                      <w:b w:val="0"/>
                      <w:i/>
                      <w:color w:val="000000" w:themeColor="text1"/>
                    </w:rPr>
                    <w:t>widget</w:t>
                  </w:r>
                  <w:proofErr w:type="spellEnd"/>
                  <w:r w:rsidRPr="008F2327">
                    <w:rPr>
                      <w:b w:val="0"/>
                      <w:i/>
                      <w:color w:val="000000" w:themeColor="text1"/>
                    </w:rPr>
                    <w:t xml:space="preserve"> </w:t>
                  </w:r>
                  <w:proofErr w:type="spellStart"/>
                  <w:r w:rsidRPr="008F2327">
                    <w:rPr>
                      <w:b w:val="0"/>
                      <w:i/>
                      <w:color w:val="000000" w:themeColor="text1"/>
                    </w:rPr>
                    <w:t>RichDatePicker</w:t>
                  </w:r>
                  <w:proofErr w:type="spellEnd"/>
                </w:p>
              </w:txbxContent>
            </v:textbox>
            <w10:wrap type="tight"/>
          </v:shape>
        </w:pict>
      </w:r>
      <w:ins w:id="436" w:author="marcazal" w:date="2015-09-06T18:40:00Z">
        <w:r w:rsidR="00C35821">
          <w:rPr>
            <w:noProof/>
            <w:lang w:val="es-PY" w:eastAsia="es-PY"/>
          </w:rPr>
          <w:drawing>
            <wp:inline distT="0" distB="0" distL="0" distR="0">
              <wp:extent cx="2180590" cy="2040890"/>
              <wp:effectExtent l="19050" t="0" r="0" b="0"/>
              <wp:docPr id="11" name="11 Imagen" descr="RichDat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DatePicker.jpg"/>
                      <pic:cNvPicPr/>
                    </pic:nvPicPr>
                    <pic:blipFill>
                      <a:blip r:embed="rId12" cstate="print"/>
                      <a:stretch>
                        <a:fillRect/>
                      </a:stretch>
                    </pic:blipFill>
                    <pic:spPr>
                      <a:xfrm>
                        <a:off x="0" y="0"/>
                        <a:ext cx="2180590" cy="2040890"/>
                      </a:xfrm>
                      <a:prstGeom prst="rect">
                        <a:avLst/>
                      </a:prstGeom>
                    </pic:spPr>
                  </pic:pic>
                </a:graphicData>
              </a:graphic>
            </wp:inline>
          </w:drawing>
        </w:r>
      </w:ins>
    </w:p>
    <w:p w:rsidR="00C634AD" w:rsidRDefault="00C634AD" w:rsidP="00865E0E">
      <w:pPr>
        <w:spacing w:after="0"/>
        <w:rPr>
          <w:ins w:id="437" w:author="marcazal" w:date="2015-09-06T18:41:00Z"/>
          <w:b/>
        </w:rPr>
      </w:pPr>
    </w:p>
    <w:p w:rsidR="00C634AD" w:rsidRDefault="00C634AD" w:rsidP="00865E0E">
      <w:pPr>
        <w:spacing w:after="0"/>
        <w:rPr>
          <w:ins w:id="438" w:author="marcazal" w:date="2015-09-06T18:41:00Z"/>
          <w:b/>
        </w:rPr>
      </w:pPr>
    </w:p>
    <w:p w:rsidR="00865E0E" w:rsidRDefault="00865E0E" w:rsidP="00865E0E">
      <w:pPr>
        <w:spacing w:after="0"/>
        <w:rPr>
          <w:ins w:id="439" w:author="marcazal" w:date="2015-06-23T23:59:00Z"/>
        </w:rPr>
      </w:pPr>
      <w:ins w:id="440" w:author="Ivan Lopez" w:date="2015-06-23T16:13:00Z">
        <w:r>
          <w:rPr>
            <w:b/>
          </w:rPr>
          <w:t xml:space="preserve">3.3.3 </w:t>
        </w:r>
        <w:proofErr w:type="spellStart"/>
        <w:r>
          <w:rPr>
            <w:b/>
          </w:rPr>
          <w:t>R</w:t>
        </w:r>
        <w:r w:rsidRPr="00F92B4F">
          <w:rPr>
            <w:b/>
          </w:rPr>
          <w:t>ichToolTip</w:t>
        </w:r>
        <w:proofErr w:type="spellEnd"/>
        <w:r>
          <w:t xml:space="preserve"> </w:t>
        </w:r>
      </w:ins>
    </w:p>
    <w:p w:rsidR="000C133C" w:rsidRDefault="000C133C" w:rsidP="00865E0E">
      <w:pPr>
        <w:spacing w:after="0"/>
      </w:pPr>
    </w:p>
    <w:p w:rsidR="00865E0E" w:rsidRDefault="00C35821" w:rsidP="00865E0E">
      <w:pPr>
        <w:spacing w:after="0"/>
        <w:rPr>
          <w:ins w:id="441" w:author="Ivan Lopez" w:date="2015-06-23T16:13:00Z"/>
        </w:rPr>
      </w:pPr>
      <w:ins w:id="442" w:author="marcazal" w:date="2015-06-24T00:05:00Z">
        <w:r>
          <w:rPr>
            <w:noProof/>
            <w:lang w:val="es-PY" w:eastAsia="es-PY"/>
          </w:rPr>
          <w:drawing>
            <wp:anchor distT="0" distB="0" distL="114300" distR="114300" simplePos="0" relativeHeight="251669504" behindDoc="1" locked="0" layoutInCell="1" allowOverlap="1">
              <wp:simplePos x="0" y="0"/>
              <wp:positionH relativeFrom="column">
                <wp:posOffset>2512060</wp:posOffset>
              </wp:positionH>
              <wp:positionV relativeFrom="paragraph">
                <wp:posOffset>82550</wp:posOffset>
              </wp:positionV>
              <wp:extent cx="2841625" cy="1115060"/>
              <wp:effectExtent l="19050" t="0" r="0" b="0"/>
              <wp:wrapTight wrapText="bothSides">
                <wp:wrapPolygon edited="0">
                  <wp:start x="-145" y="0"/>
                  <wp:lineTo x="-145" y="21403"/>
                  <wp:lineTo x="21576" y="21403"/>
                  <wp:lineTo x="21576" y="0"/>
                  <wp:lineTo x="-145" y="0"/>
                </wp:wrapPolygon>
              </wp:wrapTight>
              <wp:docPr id="2" name="1 Imagen" descr="RichToolt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Tooltip.jpg"/>
                      <pic:cNvPicPr/>
                    </pic:nvPicPr>
                    <pic:blipFill>
                      <a:blip r:embed="rId13" cstate="print"/>
                      <a:stretch>
                        <a:fillRect/>
                      </a:stretch>
                    </pic:blipFill>
                    <pic:spPr>
                      <a:xfrm>
                        <a:off x="0" y="0"/>
                        <a:ext cx="2841625" cy="1115060"/>
                      </a:xfrm>
                      <a:prstGeom prst="rect">
                        <a:avLst/>
                      </a:prstGeom>
                    </pic:spPr>
                  </pic:pic>
                </a:graphicData>
              </a:graphic>
            </wp:anchor>
          </w:drawing>
        </w:r>
      </w:ins>
      <w:ins w:id="443" w:author="Ivan Lopez" w:date="2015-06-23T16:33:00Z">
        <w:r w:rsidR="000C133C" w:rsidRPr="000C133C">
          <w:t>Este elemento de salida, tiene como objetivo enriquecer con mensajes personalizados a cualquiera de los elementos que forman parte de la clasificación de elementos de entrada, salida y control</w:t>
        </w:r>
      </w:ins>
      <w:ins w:id="444" w:author="marcazal" w:date="2015-06-24T09:02:00Z">
        <w:r w:rsidR="00845224">
          <w:t>.</w:t>
        </w:r>
      </w:ins>
      <w:ins w:id="445" w:author="Ivan Lopez" w:date="2015-06-23T16:33:00Z">
        <w:r w:rsidR="000C133C" w:rsidRPr="000C133C">
          <w:t xml:space="preserve"> </w:t>
        </w:r>
      </w:ins>
    </w:p>
    <w:p w:rsidR="00C634AD" w:rsidRDefault="000705AC" w:rsidP="00865E0E">
      <w:pPr>
        <w:spacing w:after="0"/>
        <w:rPr>
          <w:ins w:id="446" w:author="marcazal" w:date="2015-09-06T18:42:00Z"/>
        </w:rPr>
      </w:pPr>
      <w:ins w:id="447" w:author="marcazal" w:date="2015-06-24T00:04:00Z">
        <w:r w:rsidRPr="000705AC">
          <w:rPr>
            <w:noProof/>
          </w:rPr>
          <w:pict>
            <v:shape id="Text Box 8" o:spid="_x0000_s1028" type="#_x0000_t202" style="position:absolute;margin-left:197.75pt;margin-top:2.05pt;width:223.6pt;height:13.4pt;z-index:251671552;visibility:visible" wrapcoords="-72 0 -72 20700 21600 20700 21600 0 -7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" stroked="f">
              <v:textbox inset="0,0,0,0">
                <w:txbxContent>
                  <w:p w:rsidR="009473D5" w:rsidRDefault="009473D5">
                    <w:pPr>
                      <w:pStyle w:val="Epgrafe"/>
                      <w:ind w:firstLine="708"/>
                      <w:rPr>
                        <w:b w:val="0"/>
                        <w:noProof/>
                        <w:color w:val="000000" w:themeColor="text1"/>
                      </w:rPr>
                    </w:pPr>
                    <w:bookmarkStart w:id="448" w:name="_Ref429345770"/>
                    <w:ins w:id="449" w:author="marcazal" w:date="2015-06-24T00:04:00Z">
                      <w:r w:rsidRPr="008F2327">
                        <w:rPr>
                          <w:color w:val="000000" w:themeColor="text1"/>
                        </w:rPr>
                        <w:t xml:space="preserve">Figura </w:t>
                      </w:r>
                      <w:r w:rsidR="000705AC" w:rsidRPr="008F2327">
                        <w:rPr>
                          <w:color w:val="000000" w:themeColor="text1"/>
                        </w:rPr>
                        <w:fldChar w:fldCharType="begin"/>
                      </w:r>
                      <w:r w:rsidRPr="008F2327">
                        <w:rPr>
                          <w:color w:val="000000" w:themeColor="text1"/>
                        </w:rPr>
                        <w:instrText xml:space="preserve"> SEQ Figura \* ARABIC </w:instrText>
                      </w:r>
                    </w:ins>
                    <w:r w:rsidR="000705AC" w:rsidRPr="008F2327">
                      <w:rPr>
                        <w:color w:val="000000" w:themeColor="text1"/>
                      </w:rPr>
                      <w:fldChar w:fldCharType="separate"/>
                    </w:r>
                    <w:ins w:id="450" w:author="marcazal" w:date="2015-09-08T07:16:00Z">
                      <w:r w:rsidR="00287A2D">
                        <w:rPr>
                          <w:noProof/>
                          <w:color w:val="000000" w:themeColor="text1"/>
                        </w:rPr>
                        <w:t>5</w:t>
                      </w:r>
                    </w:ins>
                    <w:ins w:id="451" w:author="marcazal" w:date="2015-06-24T00:04:00Z">
                      <w:r w:rsidR="000705AC" w:rsidRPr="008F2327">
                        <w:rPr>
                          <w:color w:val="000000" w:themeColor="text1"/>
                        </w:rPr>
                        <w:fldChar w:fldCharType="end"/>
                      </w:r>
                      <w:bookmarkEnd w:id="448"/>
                      <w:r w:rsidRPr="008F2327">
                        <w:rPr>
                          <w:color w:val="000000" w:themeColor="text1"/>
                        </w:rPr>
                        <w:t xml:space="preserve"> </w:t>
                      </w:r>
                      <w:r w:rsidRPr="008F2327">
                        <w:rPr>
                          <w:b w:val="0"/>
                          <w:color w:val="000000" w:themeColor="text1"/>
                        </w:rPr>
                        <w:t xml:space="preserve">El </w:t>
                      </w:r>
                      <w:proofErr w:type="spellStart"/>
                      <w:r w:rsidRPr="008F2327">
                        <w:rPr>
                          <w:b w:val="0"/>
                          <w:i/>
                          <w:color w:val="000000" w:themeColor="text1"/>
                        </w:rPr>
                        <w:t>widget</w:t>
                      </w:r>
                      <w:proofErr w:type="spellEnd"/>
                      <w:r w:rsidRPr="008F2327">
                        <w:rPr>
                          <w:b w:val="0"/>
                          <w:i/>
                          <w:color w:val="000000" w:themeColor="text1"/>
                        </w:rPr>
                        <w:t xml:space="preserve"> </w:t>
                      </w:r>
                      <w:proofErr w:type="spellStart"/>
                      <w:r w:rsidRPr="008F2327">
                        <w:rPr>
                          <w:b w:val="0"/>
                          <w:i/>
                          <w:color w:val="000000" w:themeColor="text1"/>
                        </w:rPr>
                        <w:t>RichToolTip</w:t>
                      </w:r>
                    </w:ins>
                    <w:proofErr w:type="spellEnd"/>
                  </w:p>
                </w:txbxContent>
              </v:textbox>
              <w10:wrap type="tight"/>
            </v:shape>
          </w:pict>
        </w:r>
      </w:ins>
      <w:ins w:id="452" w:author="Ivan Lopez" w:date="2015-06-23T16:13:00Z">
        <w:r w:rsidR="00865E0E">
          <w:t xml:space="preserve"> Al definirse este </w:t>
        </w:r>
      </w:ins>
      <w:ins w:id="453" w:author="marcazal" w:date="2015-09-06T23:28:00Z">
        <w:r w:rsidR="009B7E0E">
          <w:t>elemento</w:t>
        </w:r>
      </w:ins>
      <w:ins w:id="454" w:author="Ivan Lopez" w:date="2015-06-23T16:13:00Z">
        <w:r w:rsidR="00865E0E">
          <w:t xml:space="preserve"> en conjunción con algunos de los elementos simples de entrada, salida o de control, implica que un mensaje emergente será desplegado cuando el puntero del mouse se posicione sobre el elemento. Cada uno de los elementos de entrada, salida y control posee el valor etiquetado </w:t>
        </w:r>
        <w:proofErr w:type="spellStart"/>
        <w:r w:rsidR="00865E0E" w:rsidRPr="00F92B4F">
          <w:rPr>
            <w:i/>
          </w:rPr>
          <w:t>title</w:t>
        </w:r>
        <w:proofErr w:type="spellEnd"/>
        <w:r w:rsidR="00865E0E">
          <w:t>, que corresponde al mensaje que será desplegado</w:t>
        </w:r>
      </w:ins>
      <w:ins w:id="455" w:author="marcazal" w:date="2015-09-06T18:42:00Z">
        <w:r w:rsidR="00C634AD">
          <w:t>.</w:t>
        </w:r>
      </w:ins>
      <w:ins w:id="456" w:author="marcazal" w:date="2015-09-06T23:30:00Z">
        <w:r w:rsidR="009B7E0E">
          <w:t xml:space="preserve"> E</w:t>
        </w:r>
      </w:ins>
      <w:ins w:id="457" w:author="marcazal" w:date="2015-09-06T23:31:00Z">
        <w:r w:rsidR="009B7E0E">
          <w:t>n la</w:t>
        </w:r>
      </w:ins>
      <w:ins w:id="458" w:author="marcazal" w:date="2015-09-06T23:34:00Z">
        <w:r w:rsidR="00EB4AF8">
          <w:t xml:space="preserve"> </w:t>
        </w:r>
        <w:r>
          <w:fldChar w:fldCharType="begin"/>
        </w:r>
        <w:r w:rsidR="00EB4AF8">
          <w:instrText xml:space="preserve"> REF _Ref429345770 \h </w:instrText>
        </w:r>
      </w:ins>
      <w:r>
        <w:fldChar w:fldCharType="separate"/>
      </w:r>
      <w:ins w:id="459" w:author="Ivan Lopez" w:date="2015-09-07T10:53:00Z">
        <w:r w:rsidR="00894E04" w:rsidRPr="008F2327">
          <w:rPr>
            <w:color w:val="000000" w:themeColor="text1"/>
          </w:rPr>
          <w:t>Figur</w:t>
        </w:r>
        <w:r w:rsidR="00894E04" w:rsidRPr="008F2327">
          <w:rPr>
            <w:color w:val="000000" w:themeColor="text1"/>
          </w:rPr>
          <w:t>a</w:t>
        </w:r>
        <w:r w:rsidR="00894E04" w:rsidRPr="008F2327">
          <w:rPr>
            <w:color w:val="000000" w:themeColor="text1"/>
          </w:rPr>
          <w:t xml:space="preserve"> </w:t>
        </w:r>
        <w:r w:rsidR="00894E04">
          <w:rPr>
            <w:noProof/>
            <w:color w:val="000000" w:themeColor="text1"/>
          </w:rPr>
          <w:t>5</w:t>
        </w:r>
      </w:ins>
      <w:ins w:id="460" w:author="marcazal" w:date="2015-09-06T23:34:00Z">
        <w:r>
          <w:fldChar w:fldCharType="end"/>
        </w:r>
      </w:ins>
      <w:ins w:id="461" w:author="marcazal" w:date="2015-09-06T23:31:00Z">
        <w:r w:rsidR="009B7E0E">
          <w:t xml:space="preserve"> </w:t>
        </w:r>
      </w:ins>
      <w:ins w:id="462" w:author="marcazal" w:date="2015-09-06T23:33:00Z">
        <w:r w:rsidR="009B7E0E">
          <w:t xml:space="preserve"> </w:t>
        </w:r>
      </w:ins>
      <w:ins w:id="463" w:author="marcazal" w:date="2015-09-06T23:31:00Z">
        <w:r w:rsidR="009B7E0E">
          <w:t xml:space="preserve">se presenta el </w:t>
        </w:r>
        <w:proofErr w:type="spellStart"/>
        <w:r w:rsidR="009B7E0E">
          <w:t>widget</w:t>
        </w:r>
        <w:proofErr w:type="spellEnd"/>
        <w:r w:rsidR="009B7E0E">
          <w:t xml:space="preserve"> </w:t>
        </w:r>
        <w:proofErr w:type="spellStart"/>
        <w:r w:rsidR="009B7E0E">
          <w:t>RichToolTip</w:t>
        </w:r>
        <w:proofErr w:type="spellEnd"/>
        <w:r w:rsidR="009B7E0E">
          <w:t xml:space="preserve">, desplegando un mensaje al posicionar el puntero del mouse sobre </w:t>
        </w:r>
      </w:ins>
      <w:ins w:id="464" w:author="marcazal" w:date="2015-09-06T23:32:00Z">
        <w:r w:rsidR="009B7E0E">
          <w:t xml:space="preserve">el campo Contraseña del tipo </w:t>
        </w:r>
        <w:proofErr w:type="spellStart"/>
        <w:r w:rsidR="009B7E0E" w:rsidRPr="006A6A78">
          <w:rPr>
            <w:i/>
          </w:rPr>
          <w:t>Password</w:t>
        </w:r>
        <w:proofErr w:type="spellEnd"/>
        <w:r w:rsidR="009B7E0E">
          <w:t>.</w:t>
        </w:r>
      </w:ins>
    </w:p>
    <w:p w:rsidR="00865E0E" w:rsidRDefault="00865E0E" w:rsidP="00865E0E">
      <w:pPr>
        <w:spacing w:after="0"/>
        <w:rPr>
          <w:ins w:id="465" w:author="Ivan Lopez" w:date="2015-06-23T16:13:00Z"/>
        </w:rPr>
      </w:pPr>
    </w:p>
    <w:p w:rsidR="00865E0E" w:rsidRDefault="00023BB7" w:rsidP="00865E0E">
      <w:pPr>
        <w:spacing w:after="0"/>
        <w:rPr>
          <w:ins w:id="466" w:author="Ivan Lopez" w:date="2015-06-23T16:13:00Z"/>
          <w:b/>
        </w:rPr>
      </w:pPr>
      <w:ins w:id="467" w:author="Ivan Lopez" w:date="2015-06-23T16:13:00Z">
        <w:r>
          <w:rPr>
            <w:b/>
          </w:rPr>
          <w:t xml:space="preserve">3.3.4 </w:t>
        </w:r>
        <w:r w:rsidR="00865E0E" w:rsidRPr="00F92B4F">
          <w:rPr>
            <w:b/>
          </w:rPr>
          <w:t>Live</w:t>
        </w:r>
      </w:ins>
      <w:ins w:id="468" w:author="Ivan Lopez" w:date="2015-09-07T09:43:00Z">
        <w:r>
          <w:rPr>
            <w:b/>
          </w:rPr>
          <w:t xml:space="preserve"> </w:t>
        </w:r>
      </w:ins>
      <w:proofErr w:type="spellStart"/>
      <w:ins w:id="469" w:author="marcazal" w:date="2015-09-08T07:19:00Z">
        <w:r w:rsidR="00F77CE4">
          <w:rPr>
            <w:b/>
          </w:rPr>
          <w:t>V</w:t>
        </w:r>
      </w:ins>
      <w:ins w:id="470" w:author="Ivan Lopez" w:date="2015-09-07T09:43:00Z">
        <w:del w:id="471" w:author="marcazal" w:date="2015-09-08T07:19:00Z">
          <w:r w:rsidDel="00F77CE4">
            <w:rPr>
              <w:b/>
            </w:rPr>
            <w:delText>v</w:delText>
          </w:r>
        </w:del>
      </w:ins>
      <w:ins w:id="472" w:author="Ivan Lopez" w:date="2015-06-23T16:13:00Z">
        <w:r w:rsidR="00865E0E" w:rsidRPr="00F92B4F">
          <w:rPr>
            <w:b/>
          </w:rPr>
          <w:t>alidation</w:t>
        </w:r>
        <w:proofErr w:type="spellEnd"/>
      </w:ins>
    </w:p>
    <w:p w:rsidR="00865E0E" w:rsidRDefault="00865E0E" w:rsidP="00865E0E">
      <w:pPr>
        <w:spacing w:after="0"/>
        <w:rPr>
          <w:ins w:id="473" w:author="Ivan Lopez" w:date="2015-06-23T16:13:00Z"/>
          <w:b/>
        </w:rPr>
      </w:pPr>
    </w:p>
    <w:p w:rsidR="009473D5" w:rsidRDefault="00023BB7" w:rsidP="00865E0E">
      <w:pPr>
        <w:spacing w:after="0"/>
        <w:rPr>
          <w:ins w:id="474" w:author="Ivan Lopez" w:date="2015-09-07T09:58:00Z"/>
        </w:rPr>
      </w:pPr>
      <w:ins w:id="475" w:author="Ivan Lopez" w:date="2015-09-07T09:45:00Z">
        <w:r>
          <w:t xml:space="preserve">El </w:t>
        </w:r>
      </w:ins>
      <w:ins w:id="476" w:author="marcazal" w:date="2015-09-09T06:27:00Z">
        <w:r w:rsidR="00D351D4">
          <w:rPr>
            <w:i/>
          </w:rPr>
          <w:t>L</w:t>
        </w:r>
      </w:ins>
      <w:ins w:id="477" w:author="Ivan Lopez" w:date="2015-09-07T09:45:00Z">
        <w:r w:rsidRPr="006A6A78">
          <w:rPr>
            <w:i/>
          </w:rPr>
          <w:t xml:space="preserve">ive </w:t>
        </w:r>
      </w:ins>
      <w:proofErr w:type="spellStart"/>
      <w:ins w:id="478" w:author="marcazal" w:date="2015-09-09T06:27:00Z">
        <w:r w:rsidR="00D351D4">
          <w:rPr>
            <w:i/>
          </w:rPr>
          <w:t>V</w:t>
        </w:r>
      </w:ins>
      <w:ins w:id="479" w:author="Ivan Lopez" w:date="2015-09-07T09:45:00Z">
        <w:del w:id="480" w:author="marcazal" w:date="2015-09-09T06:27:00Z">
          <w:r w:rsidRPr="006A6A78" w:rsidDel="00D351D4">
            <w:rPr>
              <w:i/>
            </w:rPr>
            <w:delText>v</w:delText>
          </w:r>
        </w:del>
        <w:r w:rsidRPr="006A6A78">
          <w:rPr>
            <w:i/>
          </w:rPr>
          <w:t>alidation</w:t>
        </w:r>
        <w:proofErr w:type="spellEnd"/>
        <w:r>
          <w:rPr>
            <w:i/>
          </w:rPr>
          <w:t xml:space="preserve"> </w:t>
        </w:r>
        <w:r>
          <w:t>es un conjunto de extensiones</w:t>
        </w:r>
      </w:ins>
      <w:ins w:id="481" w:author="Ivan Lopez" w:date="2015-09-07T09:46:00Z">
        <w:r>
          <w:t xml:space="preserve"> que</w:t>
        </w:r>
      </w:ins>
      <w:ins w:id="482" w:author="Ivan Lopez" w:date="2015-06-23T16:13:00Z">
        <w:r w:rsidR="00865E0E">
          <w:t xml:space="preserve"> permite llevar a cabo validaciones locales a diversos elementos pertenecientes a un formulario. Estas validaciones pueden </w:t>
        </w:r>
      </w:ins>
      <w:ins w:id="483" w:author="Ivan Lopez" w:date="2015-09-07T09:47:00Z">
        <w:r>
          <w:t>llevarse a cabo a diversos elementos de entrada</w:t>
        </w:r>
      </w:ins>
      <w:ins w:id="484" w:author="Ivan Lopez" w:date="2015-09-07T09:49:00Z">
        <w:r>
          <w:t>, como a los del tipo</w:t>
        </w:r>
      </w:ins>
      <w:ins w:id="485" w:author="Ivan Lopez" w:date="2015-09-07T09:50:00Z">
        <w:r>
          <w:t xml:space="preserve"> </w:t>
        </w:r>
        <w:proofErr w:type="spellStart"/>
        <w:r>
          <w:rPr>
            <w:i/>
          </w:rPr>
          <w:t>T</w:t>
        </w:r>
        <w:r w:rsidRPr="008749FC">
          <w:rPr>
            <w:i/>
          </w:rPr>
          <w:t>extInput</w:t>
        </w:r>
        <w:proofErr w:type="spellEnd"/>
        <w:r w:rsidR="009473D5">
          <w:rPr>
            <w:i/>
          </w:rPr>
          <w:t>,</w:t>
        </w:r>
      </w:ins>
      <w:ins w:id="486" w:author="Ivan Lopez" w:date="2015-09-07T09:49:00Z">
        <w:r>
          <w:t xml:space="preserve"> </w:t>
        </w:r>
      </w:ins>
      <w:proofErr w:type="spellStart"/>
      <w:ins w:id="487" w:author="Ivan Lopez" w:date="2015-09-07T09:50:00Z">
        <w:r>
          <w:t>Rich</w:t>
        </w:r>
        <w:r>
          <w:rPr>
            <w:i/>
          </w:rPr>
          <w:t>E</w:t>
        </w:r>
      </w:ins>
      <w:ins w:id="488" w:author="Ivan Lopez" w:date="2015-06-23T16:13:00Z">
        <w:r w:rsidR="00865E0E" w:rsidRPr="0027336E">
          <w:rPr>
            <w:i/>
          </w:rPr>
          <w:t>mail</w:t>
        </w:r>
        <w:proofErr w:type="spellEnd"/>
        <w:r w:rsidR="00865E0E">
          <w:t xml:space="preserve">, </w:t>
        </w:r>
      </w:ins>
      <w:proofErr w:type="spellStart"/>
      <w:ins w:id="489" w:author="Ivan Lopez" w:date="2015-09-07T09:50:00Z">
        <w:r>
          <w:rPr>
            <w:i/>
          </w:rPr>
          <w:t>P</w:t>
        </w:r>
      </w:ins>
      <w:ins w:id="490" w:author="Ivan Lopez" w:date="2015-06-23T16:13:00Z">
        <w:r w:rsidR="00865E0E" w:rsidRPr="00FF1441">
          <w:rPr>
            <w:i/>
          </w:rPr>
          <w:t>assword</w:t>
        </w:r>
        <w:proofErr w:type="spellEnd"/>
        <w:r w:rsidR="00865E0E">
          <w:t xml:space="preserve"> </w:t>
        </w:r>
      </w:ins>
      <w:ins w:id="491" w:author="Ivan Lopez" w:date="2015-09-07T09:51:00Z">
        <w:r>
          <w:t xml:space="preserve">y a los elementos del tipo </w:t>
        </w:r>
        <w:proofErr w:type="spellStart"/>
        <w:r w:rsidRPr="006A6A78">
          <w:rPr>
            <w:i/>
          </w:rPr>
          <w:t>List</w:t>
        </w:r>
      </w:ins>
      <w:proofErr w:type="spellEnd"/>
      <w:ins w:id="492" w:author="Ivan Lopez" w:date="2015-09-07T09:52:00Z">
        <w:r>
          <w:t>,</w:t>
        </w:r>
      </w:ins>
      <w:ins w:id="493" w:author="Ivan Lopez" w:date="2015-06-23T16:13:00Z">
        <w:r w:rsidR="00865E0E">
          <w:t xml:space="preserve"> </w:t>
        </w:r>
      </w:ins>
      <w:proofErr w:type="spellStart"/>
      <w:ins w:id="494" w:author="Ivan Lopez" w:date="2015-09-07T09:53:00Z">
        <w:r w:rsidR="00315FFD">
          <w:rPr>
            <w:i/>
          </w:rPr>
          <w:t>c</w:t>
        </w:r>
      </w:ins>
      <w:ins w:id="495" w:author="Ivan Lopez" w:date="2015-06-23T16:13:00Z">
        <w:r w:rsidR="00865E0E" w:rsidRPr="00FF1441">
          <w:rPr>
            <w:i/>
          </w:rPr>
          <w:t>hoice</w:t>
        </w:r>
        <w:proofErr w:type="spellEnd"/>
        <w:r w:rsidR="00865E0E">
          <w:t xml:space="preserve"> y </w:t>
        </w:r>
      </w:ins>
      <w:proofErr w:type="spellStart"/>
      <w:ins w:id="496" w:author="Ivan Lopez" w:date="2015-09-07T09:53:00Z">
        <w:r w:rsidR="00315FFD">
          <w:rPr>
            <w:i/>
          </w:rPr>
          <w:t>c</w:t>
        </w:r>
      </w:ins>
      <w:ins w:id="497" w:author="Ivan Lopez" w:date="2015-06-23T16:13:00Z">
        <w:r w:rsidR="00865E0E" w:rsidRPr="00FF1441">
          <w:rPr>
            <w:i/>
          </w:rPr>
          <w:t>heck</w:t>
        </w:r>
        <w:proofErr w:type="spellEnd"/>
        <w:r w:rsidR="00865E0E">
          <w:t xml:space="preserve">. </w:t>
        </w:r>
      </w:ins>
    </w:p>
    <w:p w:rsidR="009473D5" w:rsidRDefault="009473D5" w:rsidP="00865E0E">
      <w:pPr>
        <w:spacing w:after="0"/>
        <w:rPr>
          <w:ins w:id="498" w:author="Ivan Lopez" w:date="2015-09-07T09:58:00Z"/>
        </w:rPr>
      </w:pPr>
    </w:p>
    <w:p w:rsidR="00223772" w:rsidRDefault="00F610DF" w:rsidP="00223772">
      <w:pPr>
        <w:spacing w:after="0"/>
        <w:rPr>
          <w:ins w:id="499" w:author="Ivan Lopez" w:date="2015-09-07T10:48:00Z"/>
        </w:rPr>
      </w:pPr>
      <w:ins w:id="500" w:author="Ivan Lopez" w:date="2015-06-23T16:13:00Z">
        <w:r>
          <w:t xml:space="preserve">Para </w:t>
        </w:r>
      </w:ins>
      <w:ins w:id="501" w:author="Ivan Lopez" w:date="2015-09-07T10:23:00Z">
        <w:r>
          <w:t>los campos del</w:t>
        </w:r>
      </w:ins>
      <w:ins w:id="502" w:author="Ivan Lopez" w:date="2015-06-23T16:13:00Z">
        <w:r w:rsidR="00865E0E">
          <w:t xml:space="preserve"> tipo</w:t>
        </w:r>
      </w:ins>
      <w:ins w:id="503" w:author="Ivan Lopez" w:date="2015-09-07T09:59:00Z">
        <w:r w:rsidR="009473D5">
          <w:t xml:space="preserve"> </w:t>
        </w:r>
        <w:proofErr w:type="spellStart"/>
        <w:r w:rsidR="009473D5" w:rsidRPr="00FF3CCB">
          <w:rPr>
            <w:i/>
          </w:rPr>
          <w:t>T</w:t>
        </w:r>
        <w:r w:rsidR="009473D5">
          <w:rPr>
            <w:i/>
          </w:rPr>
          <w:t>extIn</w:t>
        </w:r>
        <w:r w:rsidR="009473D5" w:rsidRPr="00FF3CCB">
          <w:rPr>
            <w:i/>
          </w:rPr>
          <w:t>put</w:t>
        </w:r>
      </w:ins>
      <w:proofErr w:type="spellEnd"/>
      <w:ins w:id="504" w:author="Ivan Lopez" w:date="2015-09-07T10:00:00Z">
        <w:r w:rsidR="009473D5">
          <w:rPr>
            <w:i/>
          </w:rPr>
          <w:t xml:space="preserve">, </w:t>
        </w:r>
        <w:proofErr w:type="spellStart"/>
        <w:r w:rsidR="009473D5">
          <w:rPr>
            <w:i/>
          </w:rPr>
          <w:t>P</w:t>
        </w:r>
        <w:r w:rsidR="009473D5" w:rsidRPr="00FF3CCB">
          <w:rPr>
            <w:i/>
          </w:rPr>
          <w:t>assword</w:t>
        </w:r>
        <w:proofErr w:type="spellEnd"/>
        <w:r w:rsidR="009473D5">
          <w:rPr>
            <w:i/>
          </w:rPr>
          <w:t xml:space="preserve"> y</w:t>
        </w:r>
      </w:ins>
      <w:ins w:id="505" w:author="Ivan Lopez" w:date="2015-06-23T16:13:00Z">
        <w:r w:rsidR="00865E0E">
          <w:t xml:space="preserve"> </w:t>
        </w:r>
      </w:ins>
      <w:proofErr w:type="spellStart"/>
      <w:ins w:id="506" w:author="Ivan Lopez" w:date="2015-09-07T10:00:00Z">
        <w:r w:rsidR="009473D5" w:rsidRPr="006A6A78">
          <w:rPr>
            <w:i/>
          </w:rPr>
          <w:t>Rich</w:t>
        </w:r>
        <w:r w:rsidR="009473D5" w:rsidRPr="00400933">
          <w:rPr>
            <w:i/>
          </w:rPr>
          <w:t>E</w:t>
        </w:r>
      </w:ins>
      <w:ins w:id="507" w:author="Ivan Lopez" w:date="2015-06-23T16:13:00Z">
        <w:r w:rsidR="00865E0E" w:rsidRPr="00400933">
          <w:rPr>
            <w:i/>
          </w:rPr>
          <w:t>mail</w:t>
        </w:r>
        <w:proofErr w:type="spellEnd"/>
        <w:r w:rsidR="009473D5">
          <w:t>,</w:t>
        </w:r>
        <w:r w:rsidR="00865E0E" w:rsidRPr="00FF3CCB">
          <w:rPr>
            <w:i/>
          </w:rPr>
          <w:t xml:space="preserve"> </w:t>
        </w:r>
        <w:r w:rsidR="00865E0E">
          <w:t xml:space="preserve">es posible establecer la cantidad  mínima de caracteres </w:t>
        </w:r>
      </w:ins>
      <w:ins w:id="508" w:author="Ivan Lopez" w:date="2015-09-07T10:22:00Z">
        <w:r>
          <w:t>que puede ingresarse,</w:t>
        </w:r>
      </w:ins>
      <w:ins w:id="509" w:author="Ivan Lopez" w:date="2015-06-23T16:13:00Z">
        <w:r w:rsidR="00865E0E">
          <w:t xml:space="preserve"> </w:t>
        </w:r>
      </w:ins>
      <w:ins w:id="510" w:author="Ivan Lopez" w:date="2015-09-07T10:25:00Z">
        <w:r>
          <w:t>por medio d</w:t>
        </w:r>
      </w:ins>
      <w:ins w:id="511" w:author="Ivan Lopez" w:date="2015-06-23T16:13:00Z">
        <w:r w:rsidR="00865E0E">
          <w:t xml:space="preserve">el </w:t>
        </w:r>
      </w:ins>
      <w:ins w:id="512" w:author="Ivan Lopez" w:date="2015-09-07T10:01:00Z">
        <w:r w:rsidR="009473D5">
          <w:t>atributo</w:t>
        </w:r>
      </w:ins>
      <w:ins w:id="513" w:author="Ivan Lopez" w:date="2015-09-07T10:26:00Z">
        <w:r>
          <w:t xml:space="preserve"> entero</w:t>
        </w:r>
      </w:ins>
      <w:ins w:id="514" w:author="Ivan Lopez" w:date="2015-06-23T16:13:00Z">
        <w:r w:rsidR="00865E0E">
          <w:t xml:space="preserve"> </w:t>
        </w:r>
        <w:proofErr w:type="spellStart"/>
        <w:r w:rsidR="00865E0E" w:rsidRPr="00FF1441">
          <w:rPr>
            <w:i/>
          </w:rPr>
          <w:t>minLength</w:t>
        </w:r>
        <w:proofErr w:type="spellEnd"/>
        <w:r>
          <w:t>.</w:t>
        </w:r>
      </w:ins>
      <w:ins w:id="515" w:author="Ivan Lopez" w:date="2015-09-07T11:39:00Z">
        <w:r w:rsidR="000A3088">
          <w:t xml:space="preserve">  El </w:t>
        </w:r>
        <w:r w:rsidR="000A3088">
          <w:lastRenderedPageBreak/>
          <w:t xml:space="preserve">atributo </w:t>
        </w:r>
        <w:proofErr w:type="spellStart"/>
        <w:r w:rsidR="000A3088" w:rsidRPr="006A6A78">
          <w:rPr>
            <w:i/>
          </w:rPr>
          <w:t>minLength</w:t>
        </w:r>
        <w:proofErr w:type="spellEnd"/>
        <w:r w:rsidR="000A3088">
          <w:t xml:space="preserve"> resulta ideal para campos del tipo </w:t>
        </w:r>
        <w:proofErr w:type="spellStart"/>
        <w:r w:rsidR="000A3088" w:rsidRPr="008749FC">
          <w:rPr>
            <w:i/>
          </w:rPr>
          <w:t>Password</w:t>
        </w:r>
        <w:proofErr w:type="spellEnd"/>
        <w:r w:rsidR="000A3088">
          <w:t xml:space="preserve"> para</w:t>
        </w:r>
      </w:ins>
      <w:ins w:id="516" w:author="Ivan Lopez" w:date="2015-09-07T11:40:00Z">
        <w:r w:rsidR="000A3088">
          <w:t xml:space="preserve"> el establecimiento de</w:t>
        </w:r>
      </w:ins>
      <w:ins w:id="517" w:author="Ivan Lopez" w:date="2015-09-07T11:39:00Z">
        <w:r w:rsidR="000A3088">
          <w:t xml:space="preserve"> un nivel de seguridad </w:t>
        </w:r>
      </w:ins>
      <w:ins w:id="518" w:author="Ivan Lopez" w:date="2015-09-07T11:40:00Z">
        <w:r w:rsidR="000A3088">
          <w:t>en las contraseñas.</w:t>
        </w:r>
      </w:ins>
      <w:ins w:id="519" w:author="Ivan Lopez" w:date="2015-09-07T10:25:00Z">
        <w:r>
          <w:t xml:space="preserve"> </w:t>
        </w:r>
      </w:ins>
      <w:ins w:id="520" w:author="Ivan Lopez" w:date="2015-09-07T10:26:00Z">
        <w:r>
          <w:t>De manera similar,</w:t>
        </w:r>
      </w:ins>
      <w:ins w:id="521" w:author="Ivan Lopez" w:date="2015-06-23T16:13:00Z">
        <w:r w:rsidR="00865E0E">
          <w:t xml:space="preserve"> el </w:t>
        </w:r>
      </w:ins>
      <w:ins w:id="522" w:author="Ivan Lopez" w:date="2015-09-07T10:02:00Z">
        <w:r w:rsidR="009473D5">
          <w:t>atributo</w:t>
        </w:r>
      </w:ins>
      <w:ins w:id="523" w:author="Ivan Lopez" w:date="2015-06-23T16:13:00Z">
        <w:r w:rsidR="00865E0E">
          <w:t xml:space="preserve"> </w:t>
        </w:r>
        <w:proofErr w:type="spellStart"/>
        <w:r w:rsidR="00865E0E" w:rsidRPr="00FF1441">
          <w:rPr>
            <w:i/>
          </w:rPr>
          <w:t>maxLength</w:t>
        </w:r>
        <w:proofErr w:type="spellEnd"/>
        <w:r w:rsidR="00865E0E">
          <w:t xml:space="preserve"> permite establecer la cantidad máxima de caracteres que es posible ingresar</w:t>
        </w:r>
      </w:ins>
      <w:ins w:id="524" w:author="Ivan Lopez" w:date="2015-09-07T10:28:00Z">
        <w:r>
          <w:t xml:space="preserve"> en estos campos</w:t>
        </w:r>
      </w:ins>
      <w:ins w:id="525" w:author="Ivan Lopez" w:date="2015-09-07T11:40:00Z">
        <w:r w:rsidR="000A3088">
          <w:t>, para evitar desbordamientos</w:t>
        </w:r>
      </w:ins>
      <w:ins w:id="526" w:author="Ivan Lopez" w:date="2015-06-23T16:13:00Z">
        <w:r>
          <w:t xml:space="preserve">. </w:t>
        </w:r>
      </w:ins>
      <w:ins w:id="527" w:author="Ivan Lopez" w:date="2015-09-07T10:29:00Z">
        <w:r>
          <w:t>El campo</w:t>
        </w:r>
      </w:ins>
      <w:ins w:id="528" w:author="Ivan Lopez" w:date="2015-09-07T10:28:00Z">
        <w:r>
          <w:t xml:space="preserve"> </w:t>
        </w:r>
      </w:ins>
      <w:proofErr w:type="spellStart"/>
      <w:ins w:id="529" w:author="Ivan Lopez" w:date="2015-06-23T16:13:00Z">
        <w:r w:rsidR="00865E0E" w:rsidRPr="00E73F04">
          <w:rPr>
            <w:i/>
          </w:rPr>
          <w:t>TextI</w:t>
        </w:r>
        <w:r w:rsidR="00865E0E">
          <w:rPr>
            <w:i/>
          </w:rPr>
          <w:t>n</w:t>
        </w:r>
        <w:r w:rsidR="00865E0E" w:rsidRPr="00E73F04">
          <w:rPr>
            <w:i/>
          </w:rPr>
          <w:t>put</w:t>
        </w:r>
        <w:proofErr w:type="spellEnd"/>
        <w:r w:rsidR="00865E0E">
          <w:rPr>
            <w:i/>
          </w:rPr>
          <w:t>,</w:t>
        </w:r>
      </w:ins>
      <w:ins w:id="530" w:author="Ivan Lopez" w:date="2015-09-07T10:43:00Z">
        <w:r w:rsidR="00223772">
          <w:rPr>
            <w:i/>
          </w:rPr>
          <w:t xml:space="preserve"> </w:t>
        </w:r>
        <w:r w:rsidR="00223772">
          <w:t xml:space="preserve">independientemente a </w:t>
        </w:r>
        <w:proofErr w:type="spellStart"/>
        <w:r w:rsidR="00223772" w:rsidRPr="006A6A78">
          <w:rPr>
            <w:i/>
          </w:rPr>
          <w:t>Password</w:t>
        </w:r>
        <w:proofErr w:type="spellEnd"/>
        <w:r w:rsidR="00223772">
          <w:t xml:space="preserve"> y </w:t>
        </w:r>
        <w:proofErr w:type="spellStart"/>
        <w:r w:rsidR="00223772" w:rsidRPr="006A6A78">
          <w:rPr>
            <w:i/>
          </w:rPr>
          <w:t>RichEmail</w:t>
        </w:r>
      </w:ins>
      <w:proofErr w:type="spellEnd"/>
      <w:ins w:id="531" w:author="Ivan Lopez" w:date="2015-09-07T10:44:00Z">
        <w:r w:rsidR="00223772">
          <w:t>, posee el atributo privado</w:t>
        </w:r>
      </w:ins>
      <w:ins w:id="532" w:author="Ivan Lopez" w:date="2015-06-23T16:13:00Z">
        <w:r w:rsidR="00865E0E">
          <w:t xml:space="preserve"> </w:t>
        </w:r>
        <w:proofErr w:type="spellStart"/>
        <w:r w:rsidR="00865E0E" w:rsidRPr="00D242F6">
          <w:rPr>
            <w:i/>
          </w:rPr>
          <w:t>digits</w:t>
        </w:r>
      </w:ins>
      <w:proofErr w:type="spellEnd"/>
      <w:ins w:id="533" w:author="Ivan Lopez" w:date="2015-09-07T10:44:00Z">
        <w:r w:rsidR="00223772">
          <w:rPr>
            <w:i/>
          </w:rPr>
          <w:t>, que</w:t>
        </w:r>
      </w:ins>
      <w:ins w:id="534" w:author="Ivan Lopez" w:date="2015-06-23T16:13:00Z">
        <w:r w:rsidR="00865E0E">
          <w:t xml:space="preserve">  establece que el campo de entrada debe tener estrictamente valores</w:t>
        </w:r>
      </w:ins>
      <w:ins w:id="535" w:author="Ivan Lopez" w:date="2015-09-07T10:45:00Z">
        <w:r w:rsidR="00223772">
          <w:t xml:space="preserve"> numéricos </w:t>
        </w:r>
      </w:ins>
      <w:ins w:id="536" w:author="Ivan Lopez" w:date="2015-06-23T16:13:00Z">
        <w:r w:rsidR="00865E0E">
          <w:t>del cero al nueve.</w:t>
        </w:r>
      </w:ins>
      <w:ins w:id="537" w:author="Ivan Lopez" w:date="2015-09-07T10:48:00Z">
        <w:r w:rsidR="00223772">
          <w:t xml:space="preserve"> </w:t>
        </w:r>
      </w:ins>
      <w:ins w:id="538" w:author="Ivan Lopez" w:date="2015-09-07T10:51:00Z">
        <w:r w:rsidR="00223772">
          <w:t xml:space="preserve">El campo </w:t>
        </w:r>
      </w:ins>
      <w:ins w:id="539" w:author="Ivan Lopez" w:date="2015-09-07T10:52:00Z">
        <w:r w:rsidR="00894E04">
          <w:t xml:space="preserve">del tipo </w:t>
        </w:r>
      </w:ins>
      <w:proofErr w:type="spellStart"/>
      <w:ins w:id="540" w:author="Ivan Lopez" w:date="2015-09-07T10:51:00Z">
        <w:r w:rsidR="00223772" w:rsidRPr="006A6A78">
          <w:rPr>
            <w:i/>
          </w:rPr>
          <w:t>Password</w:t>
        </w:r>
        <w:proofErr w:type="spellEnd"/>
        <w:r w:rsidR="00223772">
          <w:rPr>
            <w:i/>
          </w:rPr>
          <w:t xml:space="preserve"> </w:t>
        </w:r>
        <w:r w:rsidR="00223772">
          <w:t>posee</w:t>
        </w:r>
        <w:r w:rsidR="00894E04">
          <w:t xml:space="preserve"> </w:t>
        </w:r>
      </w:ins>
      <w:ins w:id="541" w:author="Ivan Lopez" w:date="2015-09-07T10:48:00Z">
        <w:r w:rsidR="00223772">
          <w:t xml:space="preserve">el </w:t>
        </w:r>
      </w:ins>
      <w:ins w:id="542" w:author="Ivan Lopez" w:date="2015-09-07T10:52:00Z">
        <w:r w:rsidR="00894E04">
          <w:t>atributo</w:t>
        </w:r>
      </w:ins>
      <w:ins w:id="543" w:author="Ivan Lopez" w:date="2015-09-07T10:48:00Z">
        <w:r w:rsidR="00223772">
          <w:t xml:space="preserve"> booleano </w:t>
        </w:r>
        <w:proofErr w:type="spellStart"/>
        <w:r w:rsidR="00223772">
          <w:rPr>
            <w:i/>
          </w:rPr>
          <w:t>confirmPass</w:t>
        </w:r>
        <w:proofErr w:type="spellEnd"/>
        <w:r w:rsidR="00223772">
          <w:t>,</w:t>
        </w:r>
      </w:ins>
      <w:ins w:id="544" w:author="Ivan Lopez" w:date="2015-09-07T10:52:00Z">
        <w:r w:rsidR="00894E04">
          <w:t xml:space="preserve"> </w:t>
        </w:r>
      </w:ins>
      <w:ins w:id="545" w:author="Ivan Lopez" w:date="2015-09-07T10:48:00Z">
        <w:r w:rsidR="00223772">
          <w:t xml:space="preserve"> para el caso en el que se necesite crear otro campo de entrada </w:t>
        </w:r>
      </w:ins>
      <w:ins w:id="546" w:author="Ivan Lopez" w:date="2015-09-07T11:41:00Z">
        <w:r w:rsidR="000A3088">
          <w:t xml:space="preserve">del tipo </w:t>
        </w:r>
        <w:proofErr w:type="spellStart"/>
        <w:r w:rsidR="000A3088" w:rsidRPr="006A6A78">
          <w:rPr>
            <w:i/>
          </w:rPr>
          <w:t>Password</w:t>
        </w:r>
        <w:proofErr w:type="spellEnd"/>
        <w:r w:rsidR="000A3088">
          <w:t xml:space="preserve"> </w:t>
        </w:r>
      </w:ins>
      <w:ins w:id="547" w:author="Ivan Lopez" w:date="2015-09-07T10:48:00Z">
        <w:r w:rsidR="00223772">
          <w:t xml:space="preserve">para la confirmación de contraseña.  </w:t>
        </w:r>
      </w:ins>
    </w:p>
    <w:p w:rsidR="00223772" w:rsidRDefault="00223772" w:rsidP="00865E0E">
      <w:pPr>
        <w:spacing w:after="0"/>
        <w:rPr>
          <w:ins w:id="548" w:author="Ivan Lopez" w:date="2015-09-07T10:48:00Z"/>
        </w:rPr>
      </w:pPr>
    </w:p>
    <w:p w:rsidR="00865E0E" w:rsidRDefault="00894E04" w:rsidP="00865E0E">
      <w:pPr>
        <w:spacing w:after="0"/>
      </w:pPr>
      <w:ins w:id="549" w:author="Ivan Lopez" w:date="2015-09-07T10:54:00Z">
        <w:r>
          <w:t>El</w:t>
        </w:r>
      </w:ins>
      <w:ins w:id="550" w:author="Ivan Lopez" w:date="2015-06-23T16:13:00Z">
        <w:r w:rsidR="00865E0E">
          <w:t xml:space="preserve"> </w:t>
        </w:r>
      </w:ins>
      <w:ins w:id="551" w:author="Ivan Lopez" w:date="2015-09-07T11:26:00Z">
        <w:r w:rsidR="00C77090">
          <w:t>atributo</w:t>
        </w:r>
      </w:ins>
      <w:ins w:id="552" w:author="Ivan Lopez" w:date="2015-09-07T11:27:00Z">
        <w:r w:rsidR="00C77090">
          <w:t xml:space="preserve"> booleano</w:t>
        </w:r>
      </w:ins>
      <w:ins w:id="553" w:author="Ivan Lopez" w:date="2015-09-07T11:26:00Z">
        <w:r w:rsidR="00C77090">
          <w:t xml:space="preserve"> </w:t>
        </w:r>
        <w:proofErr w:type="spellStart"/>
        <w:r w:rsidR="00C77090" w:rsidRPr="006A6A78">
          <w:rPr>
            <w:i/>
          </w:rPr>
          <w:t>mandatory</w:t>
        </w:r>
        <w:proofErr w:type="spellEnd"/>
        <w:r w:rsidR="00C77090">
          <w:t xml:space="preserve"> de la clase abstracta </w:t>
        </w:r>
        <w:proofErr w:type="spellStart"/>
        <w:r w:rsidR="00C77090" w:rsidRPr="006A6A78">
          <w:rPr>
            <w:i/>
          </w:rPr>
          <w:t>ImputElement</w:t>
        </w:r>
      </w:ins>
      <w:proofErr w:type="spellEnd"/>
      <w:ins w:id="554" w:author="Ivan Lopez" w:date="2015-09-07T11:27:00Z">
        <w:r w:rsidR="00C77090">
          <w:t>, puede</w:t>
        </w:r>
      </w:ins>
      <w:ins w:id="555" w:author="Ivan Lopez" w:date="2015-09-07T11:28:00Z">
        <w:r w:rsidR="000A3088">
          <w:t xml:space="preserve"> activarse para </w:t>
        </w:r>
      </w:ins>
      <w:ins w:id="556" w:author="Ivan Lopez" w:date="2015-09-07T11:43:00Z">
        <w:r w:rsidR="000A3088">
          <w:t xml:space="preserve">todos los </w:t>
        </w:r>
      </w:ins>
      <w:ins w:id="557" w:author="Ivan Lopez" w:date="2015-09-07T11:28:00Z">
        <w:r w:rsidR="00C77090">
          <w:t>campos</w:t>
        </w:r>
      </w:ins>
      <w:ins w:id="558" w:author="Ivan Lopez" w:date="2015-09-07T11:43:00Z">
        <w:r w:rsidR="000A3088">
          <w:t xml:space="preserve"> que heredan de ella</w:t>
        </w:r>
      </w:ins>
      <w:ins w:id="559" w:author="Ivan Lopez" w:date="2015-09-07T11:45:00Z">
        <w:r w:rsidR="000A3088">
          <w:t>. Para el caso de los campos</w:t>
        </w:r>
      </w:ins>
      <w:ins w:id="560" w:author="Ivan Lopez" w:date="2015-09-07T11:47:00Z">
        <w:r w:rsidR="000A1A0B">
          <w:t>,</w:t>
        </w:r>
      </w:ins>
      <w:ins w:id="561" w:author="Ivan Lopez" w:date="2015-09-07T11:46:00Z">
        <w:r w:rsidR="000A3088">
          <w:t xml:space="preserve"> </w:t>
        </w:r>
        <w:proofErr w:type="spellStart"/>
        <w:r w:rsidR="000A3088" w:rsidRPr="006A6A78">
          <w:rPr>
            <w:i/>
          </w:rPr>
          <w:t>TextInput</w:t>
        </w:r>
        <w:proofErr w:type="spellEnd"/>
        <w:r w:rsidR="000A3088">
          <w:rPr>
            <w:i/>
          </w:rPr>
          <w:t xml:space="preserve">, </w:t>
        </w:r>
        <w:proofErr w:type="spellStart"/>
        <w:r w:rsidR="000A3088" w:rsidRPr="006A6A78">
          <w:rPr>
            <w:i/>
          </w:rPr>
          <w:t>P</w:t>
        </w:r>
        <w:r w:rsidR="000A3088" w:rsidRPr="00400933">
          <w:rPr>
            <w:i/>
          </w:rPr>
          <w:t>assword</w:t>
        </w:r>
        <w:proofErr w:type="spellEnd"/>
        <w:r w:rsidR="000A3088">
          <w:rPr>
            <w:i/>
          </w:rPr>
          <w:t xml:space="preserve">, </w:t>
        </w:r>
        <w:proofErr w:type="spellStart"/>
        <w:r w:rsidR="000A3088">
          <w:rPr>
            <w:i/>
          </w:rPr>
          <w:t>RichE</w:t>
        </w:r>
        <w:r w:rsidR="000A3088" w:rsidRPr="0027336E">
          <w:rPr>
            <w:i/>
          </w:rPr>
          <w:t>mail</w:t>
        </w:r>
        <w:proofErr w:type="spellEnd"/>
        <w:r w:rsidR="000A3088">
          <w:t xml:space="preserve">, </w:t>
        </w:r>
        <w:proofErr w:type="spellStart"/>
        <w:r w:rsidR="000A3088" w:rsidRPr="008749FC">
          <w:rPr>
            <w:i/>
          </w:rPr>
          <w:t>RichDatePicker</w:t>
        </w:r>
        <w:proofErr w:type="spellEnd"/>
        <w:r w:rsidR="000A3088">
          <w:t xml:space="preserve"> y</w:t>
        </w:r>
        <w:r w:rsidR="000A3088" w:rsidRPr="008749FC">
          <w:rPr>
            <w:i/>
          </w:rPr>
          <w:t xml:space="preserve"> </w:t>
        </w:r>
        <w:proofErr w:type="spellStart"/>
        <w:r w:rsidR="000A3088" w:rsidRPr="008749FC">
          <w:rPr>
            <w:i/>
          </w:rPr>
          <w:t>RichAutoSuggest</w:t>
        </w:r>
      </w:ins>
      <w:proofErr w:type="spellEnd"/>
      <w:ins w:id="562" w:author="Ivan Lopez" w:date="2015-09-07T11:47:00Z">
        <w:r w:rsidR="000A1A0B">
          <w:t xml:space="preserve">, el atributo </w:t>
        </w:r>
        <w:proofErr w:type="spellStart"/>
        <w:r w:rsidR="000A1A0B" w:rsidRPr="006A6A78">
          <w:rPr>
            <w:i/>
          </w:rPr>
          <w:t>mandatory</w:t>
        </w:r>
      </w:ins>
      <w:proofErr w:type="spellEnd"/>
      <w:ins w:id="563" w:author="Ivan Lopez" w:date="2015-09-07T11:43:00Z">
        <w:r w:rsidR="000A3088">
          <w:t xml:space="preserve"> </w:t>
        </w:r>
      </w:ins>
      <w:ins w:id="564" w:author="Ivan Lopez" w:date="2015-09-07T11:33:00Z">
        <w:r w:rsidR="000A1A0B">
          <w:t>indica</w:t>
        </w:r>
        <w:r w:rsidR="00C77090">
          <w:t xml:space="preserve"> </w:t>
        </w:r>
      </w:ins>
      <w:ins w:id="565" w:author="Ivan Lopez" w:date="2015-06-23T16:13:00Z">
        <w:r w:rsidR="00865E0E">
          <w:t xml:space="preserve">que </w:t>
        </w:r>
      </w:ins>
      <w:ins w:id="566" w:author="Ivan Lopez" w:date="2015-09-07T11:34:00Z">
        <w:r w:rsidR="00C77090">
          <w:t xml:space="preserve">estos campos </w:t>
        </w:r>
      </w:ins>
      <w:ins w:id="567" w:author="Ivan Lopez" w:date="2015-06-23T16:13:00Z">
        <w:r w:rsidR="00C77090">
          <w:t>no pueden quedar vac</w:t>
        </w:r>
      </w:ins>
      <w:ins w:id="568" w:author="Ivan Lopez" w:date="2015-09-07T11:34:00Z">
        <w:r w:rsidR="00C77090">
          <w:t>ío</w:t>
        </w:r>
      </w:ins>
      <w:ins w:id="569" w:author="Ivan Lopez" w:date="2015-06-23T16:13:00Z">
        <w:r w:rsidR="000A1A0B">
          <w:t>s</w:t>
        </w:r>
      </w:ins>
      <w:ins w:id="570" w:author="Ivan Lopez" w:date="2015-09-07T11:48:00Z">
        <w:r w:rsidR="000A1A0B">
          <w:t xml:space="preserve">. Para el campo del tipo </w:t>
        </w:r>
        <w:proofErr w:type="spellStart"/>
        <w:r w:rsidR="000A1A0B" w:rsidRPr="006A6A78">
          <w:rPr>
            <w:i/>
          </w:rPr>
          <w:t>List</w:t>
        </w:r>
      </w:ins>
      <w:proofErr w:type="spellEnd"/>
      <w:ins w:id="571" w:author="Ivan Lopez" w:date="2015-09-07T11:49:00Z">
        <w:r w:rsidR="000A1A0B">
          <w:t xml:space="preserve">, </w:t>
        </w:r>
      </w:ins>
      <w:ins w:id="572" w:author="Ivan Lopez" w:date="2015-09-07T11:52:00Z">
        <w:r w:rsidR="000A1A0B">
          <w:t xml:space="preserve">que puede ser un </w:t>
        </w:r>
        <w:proofErr w:type="spellStart"/>
        <w:r w:rsidR="000A1A0B" w:rsidRPr="006A6A78">
          <w:rPr>
            <w:i/>
          </w:rPr>
          <w:t>dropBox</w:t>
        </w:r>
        <w:proofErr w:type="spellEnd"/>
        <w:r w:rsidR="000A1A0B">
          <w:t xml:space="preserve">, </w:t>
        </w:r>
        <w:proofErr w:type="spellStart"/>
        <w:r w:rsidR="000A1A0B" w:rsidRPr="006A6A78">
          <w:rPr>
            <w:i/>
          </w:rPr>
          <w:t>choice</w:t>
        </w:r>
        <w:proofErr w:type="spellEnd"/>
        <w:r w:rsidR="000A1A0B">
          <w:t xml:space="preserve"> o </w:t>
        </w:r>
        <w:proofErr w:type="spellStart"/>
        <w:r w:rsidR="000A1A0B" w:rsidRPr="006A6A78">
          <w:rPr>
            <w:i/>
          </w:rPr>
          <w:t>check</w:t>
        </w:r>
        <w:proofErr w:type="spellEnd"/>
        <w:r w:rsidR="000A1A0B">
          <w:t xml:space="preserve">, </w:t>
        </w:r>
      </w:ins>
      <w:ins w:id="573" w:author="Ivan Lopez" w:date="2015-09-07T11:53:00Z">
        <w:r w:rsidR="000A1A0B">
          <w:t xml:space="preserve"> </w:t>
        </w:r>
      </w:ins>
      <w:ins w:id="574" w:author="Ivan Lopez" w:date="2015-09-07T11:55:00Z">
        <w:r w:rsidR="000A1A0B">
          <w:t>al activar</w:t>
        </w:r>
      </w:ins>
      <w:ins w:id="575" w:author="Ivan Lopez" w:date="2015-09-07T11:53:00Z">
        <w:r w:rsidR="000A1A0B">
          <w:t xml:space="preserve"> el atributo </w:t>
        </w:r>
      </w:ins>
      <w:proofErr w:type="spellStart"/>
      <w:ins w:id="576" w:author="Ivan Lopez" w:date="2015-09-07T11:52:00Z">
        <w:r w:rsidR="000A1A0B" w:rsidRPr="006A6A78">
          <w:rPr>
            <w:i/>
          </w:rPr>
          <w:t>mandator</w:t>
        </w:r>
      </w:ins>
      <w:ins w:id="577" w:author="Ivan Lopez" w:date="2015-09-07T11:53:00Z">
        <w:r w:rsidR="000A1A0B" w:rsidRPr="006A6A78">
          <w:rPr>
            <w:i/>
          </w:rPr>
          <w:t>y</w:t>
        </w:r>
        <w:proofErr w:type="spellEnd"/>
        <w:r w:rsidR="000A1A0B">
          <w:t>, implica que al menos una de las opciones</w:t>
        </w:r>
      </w:ins>
      <w:ins w:id="578" w:author="Ivan Lopez" w:date="2015-09-07T11:56:00Z">
        <w:r w:rsidR="000A1A0B">
          <w:t xml:space="preserve"> de un </w:t>
        </w:r>
        <w:proofErr w:type="spellStart"/>
        <w:r w:rsidR="000A1A0B">
          <w:t>dropBox</w:t>
        </w:r>
        <w:proofErr w:type="spellEnd"/>
        <w:r w:rsidR="000A1A0B">
          <w:t xml:space="preserve">, </w:t>
        </w:r>
        <w:proofErr w:type="spellStart"/>
        <w:r w:rsidR="000A1A0B">
          <w:t>choice</w:t>
        </w:r>
        <w:proofErr w:type="spellEnd"/>
        <w:r w:rsidR="000A1A0B">
          <w:t xml:space="preserve"> o </w:t>
        </w:r>
        <w:proofErr w:type="spellStart"/>
        <w:r w:rsidR="000A1A0B">
          <w:t>check</w:t>
        </w:r>
      </w:ins>
      <w:proofErr w:type="spellEnd"/>
      <w:ins w:id="579" w:author="Ivan Lopez" w:date="2015-09-07T11:53:00Z">
        <w:r w:rsidR="000A1A0B">
          <w:t>, debe ser seleccionada</w:t>
        </w:r>
      </w:ins>
      <w:ins w:id="580" w:author="Ivan Lopez" w:date="2015-06-23T16:13:00Z">
        <w:r w:rsidR="00865E0E">
          <w:t xml:space="preserve">. </w:t>
        </w:r>
      </w:ins>
      <w:r w:rsidR="00287A2D">
        <w:t xml:space="preserve"> En la </w:t>
      </w:r>
      <w:fldSimple w:instr=" REF _Ref429460068 \h  \* MERGEFORMAT ">
        <w:r w:rsidR="000705AC" w:rsidRPr="000705AC">
          <w:rPr>
            <w:color w:val="000000" w:themeColor="text1"/>
          </w:rPr>
          <w:t>Figu</w:t>
        </w:r>
        <w:r w:rsidR="000705AC" w:rsidRPr="000705AC">
          <w:rPr>
            <w:color w:val="000000" w:themeColor="text1"/>
          </w:rPr>
          <w:t>r</w:t>
        </w:r>
        <w:r w:rsidR="000705AC" w:rsidRPr="000705AC">
          <w:rPr>
            <w:color w:val="000000" w:themeColor="text1"/>
          </w:rPr>
          <w:t xml:space="preserve">a </w:t>
        </w:r>
        <w:r w:rsidR="000705AC" w:rsidRPr="000705AC">
          <w:rPr>
            <w:noProof/>
            <w:color w:val="000000" w:themeColor="text1"/>
          </w:rPr>
          <w:t>6</w:t>
        </w:r>
      </w:fldSimple>
      <w:r w:rsidR="00287A2D">
        <w:t xml:space="preserve"> se presentan algunos ejemplos de </w:t>
      </w:r>
      <w:r w:rsidR="000705AC" w:rsidRPr="000705AC">
        <w:rPr>
          <w:i/>
          <w:rPrChange w:id="581" w:author="marcazal" w:date="2015-09-08T07:18:00Z">
            <w:rPr/>
          </w:rPrChange>
        </w:rPr>
        <w:t xml:space="preserve">Live </w:t>
      </w:r>
      <w:proofErr w:type="spellStart"/>
      <w:r w:rsidR="000705AC" w:rsidRPr="000705AC">
        <w:rPr>
          <w:i/>
          <w:rPrChange w:id="582" w:author="marcazal" w:date="2015-09-08T07:18:00Z">
            <w:rPr/>
          </w:rPrChange>
        </w:rPr>
        <w:t>Validation</w:t>
      </w:r>
      <w:proofErr w:type="spellEnd"/>
      <w:r w:rsidR="00287A2D">
        <w:t>.</w:t>
      </w:r>
    </w:p>
    <w:p w:rsidR="00A822CD" w:rsidRDefault="00A822CD" w:rsidP="00865E0E">
      <w:pPr>
        <w:spacing w:after="0"/>
      </w:pPr>
    </w:p>
    <w:p w:rsidR="00000000" w:rsidRDefault="00C35821">
      <w:pPr>
        <w:keepNext/>
        <w:spacing w:after="0"/>
      </w:pPr>
      <w:r>
        <w:rPr>
          <w:noProof/>
          <w:lang w:val="es-PY" w:eastAsia="es-PY"/>
        </w:rPr>
        <w:drawing>
          <wp:inline distT="0" distB="0" distL="0" distR="0">
            <wp:extent cx="5400020" cy="3586480"/>
            <wp:effectExtent l="19050" t="0" r="0" b="0"/>
            <wp:docPr id="3" name="2 Imagen" descr="validaciones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ciones_v3.jpg"/>
                    <pic:cNvPicPr/>
                  </pic:nvPicPr>
                  <pic:blipFill>
                    <a:blip r:embed="rId14" cstate="print"/>
                    <a:stretch>
                      <a:fillRect/>
                    </a:stretch>
                  </pic:blipFill>
                  <pic:spPr>
                    <a:xfrm>
                      <a:off x="0" y="0"/>
                      <a:ext cx="5400020" cy="3586480"/>
                    </a:xfrm>
                    <a:prstGeom prst="rect">
                      <a:avLst/>
                    </a:prstGeom>
                  </pic:spPr>
                </pic:pic>
              </a:graphicData>
            </a:graphic>
          </wp:inline>
        </w:drawing>
      </w:r>
    </w:p>
    <w:p w:rsidR="00000000" w:rsidRDefault="000705AC">
      <w:pPr>
        <w:pStyle w:val="Epgrafe"/>
        <w:ind w:left="2124" w:firstLine="708"/>
        <w:rPr>
          <w:ins w:id="583" w:author="Ivan Lopez" w:date="2015-06-23T16:13:00Z"/>
          <w:color w:val="000000" w:themeColor="text1"/>
        </w:rPr>
      </w:pPr>
      <w:bookmarkStart w:id="584" w:name="_Ref429460068"/>
      <w:r w:rsidRPr="000705AC">
        <w:rPr>
          <w:color w:val="000000" w:themeColor="text1"/>
        </w:rPr>
        <w:t xml:space="preserve">Figura </w:t>
      </w:r>
      <w:r w:rsidRPr="000705AC">
        <w:rPr>
          <w:color w:val="000000" w:themeColor="text1"/>
        </w:rPr>
        <w:fldChar w:fldCharType="begin"/>
      </w:r>
      <w:r w:rsidRPr="000705AC">
        <w:rPr>
          <w:color w:val="000000" w:themeColor="text1"/>
        </w:rPr>
        <w:instrText xml:space="preserve"> SEQ Figura \* ARABIC </w:instrText>
      </w:r>
      <w:r w:rsidRPr="000705AC">
        <w:rPr>
          <w:color w:val="000000" w:themeColor="text1"/>
        </w:rPr>
        <w:fldChar w:fldCharType="separate"/>
      </w:r>
      <w:r w:rsidRPr="000705AC">
        <w:rPr>
          <w:noProof/>
          <w:color w:val="000000" w:themeColor="text1"/>
        </w:rPr>
        <w:t>6</w:t>
      </w:r>
      <w:r w:rsidRPr="000705AC">
        <w:rPr>
          <w:color w:val="000000" w:themeColor="text1"/>
        </w:rPr>
        <w:fldChar w:fldCharType="end"/>
      </w:r>
      <w:bookmarkEnd w:id="584"/>
      <w:r w:rsidRPr="000705AC">
        <w:rPr>
          <w:b w:val="0"/>
          <w:color w:val="000000" w:themeColor="text1"/>
        </w:rPr>
        <w:t xml:space="preserve"> Ejemplos de </w:t>
      </w:r>
      <w:r w:rsidRPr="000705AC">
        <w:rPr>
          <w:b w:val="0"/>
          <w:i/>
          <w:color w:val="000000" w:themeColor="text1"/>
        </w:rPr>
        <w:t xml:space="preserve">Live </w:t>
      </w:r>
      <w:proofErr w:type="spellStart"/>
      <w:r w:rsidRPr="000705AC">
        <w:rPr>
          <w:b w:val="0"/>
          <w:i/>
          <w:color w:val="000000" w:themeColor="text1"/>
        </w:rPr>
        <w:t>Validation</w:t>
      </w:r>
      <w:proofErr w:type="spellEnd"/>
    </w:p>
    <w:p w:rsidR="00865E0E" w:rsidRDefault="00865E0E" w:rsidP="00865E0E">
      <w:pPr>
        <w:spacing w:after="0"/>
        <w:rPr>
          <w:ins w:id="585" w:author="Ivan Lopez" w:date="2015-06-23T16:13:00Z"/>
        </w:rPr>
      </w:pPr>
    </w:p>
    <w:p w:rsidR="00865E0E" w:rsidRDefault="00865E0E" w:rsidP="00865E0E">
      <w:pPr>
        <w:spacing w:after="0"/>
        <w:rPr>
          <w:ins w:id="586" w:author="Ivan Lopez" w:date="2015-06-23T16:13:00Z"/>
          <w:b/>
        </w:rPr>
      </w:pPr>
      <w:ins w:id="587" w:author="Ivan Lopez" w:date="2015-06-23T16:13:00Z">
        <w:r>
          <w:rPr>
            <w:b/>
          </w:rPr>
          <w:t xml:space="preserve">3.3.6 </w:t>
        </w:r>
        <w:proofErr w:type="spellStart"/>
        <w:r>
          <w:rPr>
            <w:b/>
          </w:rPr>
          <w:t>RichAccordion</w:t>
        </w:r>
        <w:proofErr w:type="spellEnd"/>
      </w:ins>
    </w:p>
    <w:p w:rsidR="00865E0E" w:rsidRDefault="00865E0E" w:rsidP="00865E0E">
      <w:pPr>
        <w:spacing w:after="0"/>
        <w:rPr>
          <w:ins w:id="588" w:author="Ivan Lopez" w:date="2015-06-23T16:13:00Z"/>
          <w:b/>
        </w:rPr>
      </w:pPr>
    </w:p>
    <w:p w:rsidR="00865E0E" w:rsidDel="00EB221C" w:rsidRDefault="00865E0E" w:rsidP="00EB221C">
      <w:pPr>
        <w:spacing w:after="0"/>
        <w:rPr>
          <w:ins w:id="589" w:author="Ivan Lopez" w:date="2015-06-23T16:13:00Z"/>
          <w:del w:id="590" w:author="marcazal" w:date="2015-09-09T07:01:00Z"/>
        </w:rPr>
      </w:pPr>
      <w:ins w:id="591" w:author="Ivan Lopez" w:date="2015-06-23T16:13:00Z">
        <w:r>
          <w:t xml:space="preserve">Este </w:t>
        </w:r>
        <w:del w:id="592" w:author="marcazal" w:date="2015-09-09T06:55:00Z">
          <w:r w:rsidDel="00EA62C7">
            <w:delText>elemento de interfaz enriquecido</w:delText>
          </w:r>
        </w:del>
      </w:ins>
      <w:proofErr w:type="spellStart"/>
      <w:ins w:id="593" w:author="marcazal" w:date="2015-09-09T06:55:00Z">
        <w:r w:rsidR="00EA62C7" w:rsidRPr="00EA62C7">
          <w:rPr>
            <w:i/>
            <w:rPrChange w:id="594" w:author="marcazal" w:date="2015-09-09T06:55:00Z">
              <w:rPr/>
            </w:rPrChange>
          </w:rPr>
          <w:t>widget</w:t>
        </w:r>
      </w:ins>
      <w:proofErr w:type="spellEnd"/>
      <w:ins w:id="595" w:author="Ivan Lopez" w:date="2015-06-23T16:13:00Z">
        <w:r>
          <w:t xml:space="preserve"> permite encapsular a varios elementos de interfaz dentro de paneles </w:t>
        </w:r>
        <w:proofErr w:type="spellStart"/>
        <w:r>
          <w:t>colapsables</w:t>
        </w:r>
        <w:proofErr w:type="spellEnd"/>
        <w:r>
          <w:t>. Dentro de los elementos que pueden ser desplegados se encuentran los</w:t>
        </w:r>
      </w:ins>
      <w:ins w:id="596" w:author="marcazal" w:date="2015-09-09T07:01:00Z">
        <w:r w:rsidR="00EB221C">
          <w:t xml:space="preserve"> </w:t>
        </w:r>
        <w:proofErr w:type="spellStart"/>
        <w:r w:rsidR="00EB221C" w:rsidRPr="00EB221C">
          <w:rPr>
            <w:i/>
            <w:rPrChange w:id="597" w:author="marcazal" w:date="2015-09-09T07:03:00Z">
              <w:rPr/>
            </w:rPrChange>
          </w:rPr>
          <w:t>UIElement</w:t>
        </w:r>
      </w:ins>
      <w:proofErr w:type="spellEnd"/>
      <w:ins w:id="598" w:author="marcazal" w:date="2015-09-09T07:03:00Z">
        <w:r w:rsidR="00EB221C">
          <w:rPr>
            <w:i/>
          </w:rPr>
          <w:t xml:space="preserve"> </w:t>
        </w:r>
        <w:r w:rsidR="00EB221C">
          <w:t xml:space="preserve">de cualquiera de sus extensiones </w:t>
        </w:r>
        <w:proofErr w:type="spellStart"/>
        <w:r w:rsidR="00EB221C" w:rsidRPr="00EB221C">
          <w:rPr>
            <w:i/>
            <w:rPrChange w:id="599" w:author="marcazal" w:date="2015-09-09T07:04:00Z">
              <w:rPr/>
            </w:rPrChange>
          </w:rPr>
          <w:t>InputElement</w:t>
        </w:r>
        <w:proofErr w:type="spellEnd"/>
        <w:r w:rsidR="00EB221C">
          <w:t>,</w:t>
        </w:r>
      </w:ins>
      <w:ins w:id="600" w:author="marcazal" w:date="2015-09-09T07:04:00Z">
        <w:r w:rsidR="00EB221C">
          <w:t xml:space="preserve"> </w:t>
        </w:r>
        <w:proofErr w:type="spellStart"/>
        <w:r w:rsidR="00EB221C">
          <w:t>OutputElement</w:t>
        </w:r>
      </w:ins>
      <w:proofErr w:type="spellEnd"/>
      <w:ins w:id="601" w:author="marcazal" w:date="2015-09-09T07:05:00Z">
        <w:r w:rsidR="00EB221C">
          <w:t xml:space="preserve"> o </w:t>
        </w:r>
      </w:ins>
      <w:proofErr w:type="spellStart"/>
      <w:ins w:id="602" w:author="marcazal" w:date="2015-09-09T07:06:00Z">
        <w:r w:rsidR="00EB221C" w:rsidRPr="00EB221C">
          <w:rPr>
            <w:i/>
          </w:rPr>
          <w:t>ControElement</w:t>
        </w:r>
        <w:proofErr w:type="spellEnd"/>
        <w:r w:rsidR="00EB221C">
          <w:t xml:space="preserve">, como así </w:t>
        </w:r>
        <w:r w:rsidR="00EB221C">
          <w:t>también</w:t>
        </w:r>
        <w:r w:rsidR="00EB221C">
          <w:t xml:space="preserve"> los</w:t>
        </w:r>
      </w:ins>
      <w:ins w:id="603" w:author="marcazal" w:date="2015-09-09T07:03:00Z">
        <w:r w:rsidR="00EB221C">
          <w:t xml:space="preserve"> </w:t>
        </w:r>
      </w:ins>
      <w:ins w:id="604" w:author="Ivan Lopez" w:date="2015-06-23T16:13:00Z">
        <w:r>
          <w:t xml:space="preserve"> </w:t>
        </w:r>
      </w:ins>
      <w:proofErr w:type="spellStart"/>
      <w:ins w:id="605" w:author="marcazal" w:date="2015-09-09T07:06:00Z">
        <w:r w:rsidR="00EB221C">
          <w:rPr>
            <w:i/>
          </w:rPr>
          <w:t>C</w:t>
        </w:r>
      </w:ins>
      <w:commentRangeStart w:id="606"/>
      <w:commentRangeStart w:id="607"/>
      <w:ins w:id="608" w:author="Ivan Lopez" w:date="2015-06-23T16:13:00Z">
        <w:del w:id="609" w:author="marcazal" w:date="2015-09-09T07:06:00Z">
          <w:r w:rsidRPr="008716B3" w:rsidDel="00EB221C">
            <w:rPr>
              <w:i/>
            </w:rPr>
            <w:delText>c</w:delText>
          </w:r>
        </w:del>
        <w:r w:rsidRPr="008716B3">
          <w:rPr>
            <w:i/>
          </w:rPr>
          <w:t>ompositeUIElements</w:t>
        </w:r>
        <w:proofErr w:type="spellEnd"/>
        <w:r>
          <w:t xml:space="preserve">,  </w:t>
        </w:r>
      </w:ins>
      <w:proofErr w:type="spellStart"/>
      <w:ins w:id="610" w:author="marcazal" w:date="2015-09-09T07:06:00Z">
        <w:r w:rsidR="00EB221C">
          <w:rPr>
            <w:i/>
          </w:rPr>
          <w:t>T</w:t>
        </w:r>
      </w:ins>
      <w:ins w:id="611" w:author="Ivan Lopez" w:date="2015-06-23T16:13:00Z">
        <w:del w:id="612" w:author="marcazal" w:date="2015-09-09T07:06:00Z">
          <w:r w:rsidRPr="00CD6797" w:rsidDel="00EB221C">
            <w:rPr>
              <w:i/>
            </w:rPr>
            <w:delText>t</w:delText>
          </w:r>
        </w:del>
        <w:r w:rsidRPr="00CD6797">
          <w:rPr>
            <w:i/>
          </w:rPr>
          <w:t>able</w:t>
        </w:r>
        <w:proofErr w:type="spellEnd"/>
        <w:r>
          <w:t xml:space="preserve">  y los </w:t>
        </w:r>
      </w:ins>
      <w:proofErr w:type="spellStart"/>
      <w:ins w:id="613" w:author="marcazal" w:date="2015-09-09T07:06:00Z">
        <w:r w:rsidR="00EB221C">
          <w:rPr>
            <w:i/>
          </w:rPr>
          <w:t>F</w:t>
        </w:r>
      </w:ins>
      <w:ins w:id="614" w:author="Ivan Lopez" w:date="2015-06-23T16:13:00Z">
        <w:del w:id="615" w:author="marcazal" w:date="2015-09-09T07:06:00Z">
          <w:r w:rsidRPr="00CD6797" w:rsidDel="00EB221C">
            <w:rPr>
              <w:i/>
            </w:rPr>
            <w:delText>f</w:delText>
          </w:r>
        </w:del>
        <w:r w:rsidRPr="00CD6797">
          <w:rPr>
            <w:i/>
          </w:rPr>
          <w:t>orm</w:t>
        </w:r>
        <w:commentRangeEnd w:id="606"/>
        <w:proofErr w:type="spellEnd"/>
        <w:r>
          <w:rPr>
            <w:rStyle w:val="Refdecomentario"/>
          </w:rPr>
          <w:commentReference w:id="606"/>
        </w:r>
        <w:commentRangeEnd w:id="607"/>
        <w:r>
          <w:rPr>
            <w:rStyle w:val="Refdecomentario"/>
          </w:rPr>
          <w:commentReference w:id="607"/>
        </w:r>
        <w:r>
          <w:t xml:space="preserve">. </w:t>
        </w:r>
        <w:del w:id="616" w:author="marcazal" w:date="2015-09-09T07:01:00Z">
          <w:r w:rsidDel="00EB221C">
            <w:delText xml:space="preserve">Cada uno de los </w:delText>
          </w:r>
          <w:commentRangeStart w:id="617"/>
          <w:commentRangeStart w:id="618"/>
          <w:r w:rsidDel="00EB221C">
            <w:delText xml:space="preserve">paneles </w:delText>
          </w:r>
          <w:commentRangeEnd w:id="617"/>
          <w:r w:rsidDel="00EB221C">
            <w:rPr>
              <w:rStyle w:val="Refdecomentario"/>
            </w:rPr>
            <w:commentReference w:id="617"/>
          </w:r>
          <w:commentRangeEnd w:id="618"/>
          <w:r w:rsidDel="00EB221C">
            <w:rPr>
              <w:rStyle w:val="Refdecomentario"/>
            </w:rPr>
            <w:commentReference w:id="618"/>
          </w:r>
          <w:r w:rsidDel="00EB221C">
            <w:delText xml:space="preserve">que componen el RichAccordion </w:delText>
          </w:r>
          <w:commentRangeStart w:id="619"/>
          <w:r w:rsidDel="00EB221C">
            <w:delText xml:space="preserve">es representado por medio de un diagrama de </w:delText>
          </w:r>
          <w:r w:rsidDel="00EB221C">
            <w:lastRenderedPageBreak/>
            <w:delText>clases, que contiene atributos o propiedades que representan los distintos elementos de interfaz y valores etiquetados para indicar que el panel contendrá elementos compuestos.</w:delText>
          </w:r>
          <w:commentRangeEnd w:id="619"/>
          <w:r w:rsidDel="00EB221C">
            <w:rPr>
              <w:rStyle w:val="Refdecomentario"/>
            </w:rPr>
            <w:commentReference w:id="619"/>
          </w:r>
        </w:del>
      </w:ins>
    </w:p>
    <w:p w:rsidR="00865E0E" w:rsidDel="00EB221C" w:rsidRDefault="00865E0E" w:rsidP="00EB221C">
      <w:pPr>
        <w:spacing w:after="0"/>
        <w:rPr>
          <w:ins w:id="620" w:author="Ivan Lopez" w:date="2015-06-23T16:13:00Z"/>
          <w:del w:id="621" w:author="marcazal" w:date="2015-09-09T07:01:00Z"/>
        </w:rPr>
      </w:pPr>
      <w:ins w:id="622" w:author="Ivan Lopez" w:date="2015-06-23T16:13:00Z">
        <w:del w:id="623" w:author="marcazal" w:date="2015-09-09T07:01:00Z">
          <w:r w:rsidDel="00EB221C">
            <w:delText xml:space="preserve">Para establecer que un </w:delText>
          </w:r>
          <w:r w:rsidRPr="00A85497" w:rsidDel="00EB221C">
            <w:delText>panel</w:delText>
          </w:r>
          <w:r w:rsidDel="00EB221C">
            <w:rPr>
              <w:i/>
            </w:rPr>
            <w:delText xml:space="preserve"> </w:delText>
          </w:r>
          <w:r w:rsidDel="00EB221C">
            <w:delText xml:space="preserve">forma parte de un </w:delText>
          </w:r>
          <w:r w:rsidRPr="00CD6797" w:rsidDel="00EB221C">
            <w:rPr>
              <w:i/>
            </w:rPr>
            <w:delText>richAccordion</w:delText>
          </w:r>
          <w:r w:rsidDel="00EB221C">
            <w:delText xml:space="preserve">, se debe seleccionar de la enumeración </w:delText>
          </w:r>
          <w:r w:rsidRPr="00CD6797" w:rsidDel="00EB221C">
            <w:rPr>
              <w:i/>
            </w:rPr>
            <w:delText>content</w:delText>
          </w:r>
          <w:r w:rsidDel="00EB221C">
            <w:rPr>
              <w:i/>
            </w:rPr>
            <w:delText xml:space="preserve"> </w:delText>
          </w:r>
          <w:r w:rsidDel="00EB221C">
            <w:delText>que se encuentra dentro de un</w:delText>
          </w:r>
          <w:r w:rsidRPr="00CD6797" w:rsidDel="00EB221C">
            <w:rPr>
              <w:i/>
            </w:rPr>
            <w:delText xml:space="preserve"> compositeUIElement</w:delText>
          </w:r>
          <w:r w:rsidDel="00EB221C">
            <w:delText xml:space="preserve">, el valor </w:delText>
          </w:r>
          <w:r w:rsidRPr="00CD6797" w:rsidDel="00EB221C">
            <w:rPr>
              <w:i/>
            </w:rPr>
            <w:delText>withinARichAccordion</w:delText>
          </w:r>
          <w:r w:rsidDel="00EB221C">
            <w:delText xml:space="preserve">.  El valor por omisión  establecido para la enumeración </w:delText>
          </w:r>
          <w:r w:rsidRPr="00CB5155" w:rsidDel="00EB221C">
            <w:rPr>
              <w:i/>
            </w:rPr>
            <w:delText>content</w:delText>
          </w:r>
          <w:r w:rsidDel="00EB221C">
            <w:rPr>
              <w:i/>
            </w:rPr>
            <w:delText xml:space="preserve"> </w:delText>
          </w:r>
          <w:r w:rsidDel="00EB221C">
            <w:delText xml:space="preserve">es </w:delText>
          </w:r>
          <w:r w:rsidRPr="00CB5155" w:rsidDel="00EB221C">
            <w:rPr>
              <w:i/>
            </w:rPr>
            <w:delText>independent</w:delText>
          </w:r>
          <w:r w:rsidDel="00EB221C">
            <w:delText xml:space="preserve"> que especifica que el contenido no forma parte de un </w:delText>
          </w:r>
          <w:commentRangeStart w:id="624"/>
          <w:r w:rsidDel="00EB221C">
            <w:delText>panel</w:delText>
          </w:r>
          <w:commentRangeEnd w:id="624"/>
          <w:r w:rsidDel="00EB221C">
            <w:rPr>
              <w:rStyle w:val="Refdecomentario"/>
            </w:rPr>
            <w:commentReference w:id="624"/>
          </w:r>
          <w:r w:rsidDel="00EB221C">
            <w:delText>.</w:delText>
          </w:r>
        </w:del>
      </w:ins>
    </w:p>
    <w:p w:rsidR="00865E0E" w:rsidRDefault="00865E0E" w:rsidP="00865E0E">
      <w:pPr>
        <w:spacing w:after="0"/>
        <w:rPr>
          <w:ins w:id="625" w:author="Ivan Lopez" w:date="2015-06-23T16:13:00Z"/>
          <w:b/>
        </w:rPr>
      </w:pPr>
    </w:p>
    <w:p w:rsidR="00865E0E" w:rsidRDefault="00865E0E" w:rsidP="00865E0E">
      <w:pPr>
        <w:spacing w:after="0"/>
        <w:rPr>
          <w:ins w:id="626" w:author="Ivan Lopez" w:date="2015-06-23T16:13:00Z"/>
          <w:b/>
        </w:rPr>
      </w:pPr>
      <w:ins w:id="627" w:author="Ivan Lopez" w:date="2015-06-23T16:13:00Z">
        <w:r>
          <w:rPr>
            <w:b/>
          </w:rPr>
          <w:t xml:space="preserve">3.3.7 </w:t>
        </w:r>
        <w:proofErr w:type="spellStart"/>
        <w:r>
          <w:rPr>
            <w:b/>
          </w:rPr>
          <w:t>RichTabs</w:t>
        </w:r>
        <w:proofErr w:type="spellEnd"/>
      </w:ins>
    </w:p>
    <w:p w:rsidR="00865E0E" w:rsidRDefault="00865E0E" w:rsidP="00865E0E">
      <w:pPr>
        <w:spacing w:after="0"/>
        <w:rPr>
          <w:ins w:id="628" w:author="Ivan Lopez" w:date="2015-06-23T16:13:00Z"/>
          <w:b/>
        </w:rPr>
      </w:pPr>
    </w:p>
    <w:p w:rsidR="00865E0E" w:rsidRPr="005E5FD9" w:rsidRDefault="00865E0E" w:rsidP="00865E0E">
      <w:pPr>
        <w:spacing w:after="0"/>
        <w:rPr>
          <w:ins w:id="629" w:author="Ivan Lopez" w:date="2015-06-23T16:13:00Z"/>
          <w:lang w:val="es-PY"/>
        </w:rPr>
      </w:pPr>
      <w:ins w:id="630" w:author="Ivan Lopez" w:date="2015-06-23T16:13:00Z">
        <w:r>
          <w:t xml:space="preserve">Este elemento de interfaz enriquecido, permite al igual que el </w:t>
        </w:r>
        <w:proofErr w:type="spellStart"/>
        <w:r w:rsidRPr="00105CEF">
          <w:rPr>
            <w:i/>
          </w:rPr>
          <w:t>richAccordion</w:t>
        </w:r>
        <w:proofErr w:type="spellEnd"/>
        <w:r>
          <w:rPr>
            <w:i/>
          </w:rPr>
          <w:t xml:space="preserve"> </w:t>
        </w:r>
        <w:r>
          <w:t xml:space="preserve">aglomerar a varios elementos de interfaz en cada una de sus pestañas. Similarmente al </w:t>
        </w:r>
        <w:proofErr w:type="spellStart"/>
        <w:r>
          <w:t>richAccordion</w:t>
        </w:r>
        <w:proofErr w:type="spellEnd"/>
        <w:r>
          <w:t xml:space="preserve">, para especificar que una pestaña forma parte de un </w:t>
        </w:r>
        <w:proofErr w:type="spellStart"/>
        <w:r>
          <w:t>richTabs</w:t>
        </w:r>
        <w:proofErr w:type="spellEnd"/>
        <w:r>
          <w:t xml:space="preserve">, se debe seleccionar de la enumeración </w:t>
        </w:r>
        <w:proofErr w:type="spellStart"/>
        <w:r w:rsidRPr="00A25C66">
          <w:rPr>
            <w:i/>
          </w:rPr>
          <w:t>content</w:t>
        </w:r>
        <w:proofErr w:type="spellEnd"/>
        <w:r>
          <w:t xml:space="preserve"> que forma parte del </w:t>
        </w:r>
        <w:proofErr w:type="spellStart"/>
        <w:r w:rsidRPr="00A25C66">
          <w:rPr>
            <w:i/>
          </w:rPr>
          <w:t>compositeUIElement</w:t>
        </w:r>
        <w:proofErr w:type="spellEnd"/>
        <w:r>
          <w:rPr>
            <w:i/>
          </w:rPr>
          <w:t xml:space="preserve"> </w:t>
        </w:r>
        <w:r>
          <w:t xml:space="preserve">el valor </w:t>
        </w:r>
        <w:proofErr w:type="spellStart"/>
        <w:r w:rsidRPr="00A25C66">
          <w:rPr>
            <w:i/>
          </w:rPr>
          <w:t>withinARichTab</w:t>
        </w:r>
        <w:proofErr w:type="spellEnd"/>
        <w:r>
          <w:rPr>
            <w:i/>
          </w:rPr>
          <w:t xml:space="preserve">. </w:t>
        </w:r>
      </w:ins>
    </w:p>
    <w:p w:rsidR="004447A8" w:rsidRDefault="004447A8" w:rsidP="004447A8">
      <w:pPr>
        <w:spacing w:after="0"/>
      </w:pPr>
      <w:r>
        <w:tab/>
      </w:r>
    </w:p>
    <w:p w:rsidR="004447A8" w:rsidRPr="0038667B" w:rsidRDefault="004447A8" w:rsidP="004447A8">
      <w:pPr>
        <w:spacing w:after="0"/>
      </w:pPr>
      <w:r>
        <w:t xml:space="preserve">De los </w:t>
      </w:r>
      <w:proofErr w:type="spellStart"/>
      <w:r>
        <w:t>metamodelos</w:t>
      </w:r>
      <w:proofErr w:type="spellEnd"/>
      <w:r>
        <w:t xml:space="preserve"> de contenido y estructura presentados, se derivan los perfiles, que son extensiones al lenguaje UML, para agregar las características propias de </w:t>
      </w:r>
      <w:proofErr w:type="spellStart"/>
      <w:r>
        <w:t>MoWebA</w:t>
      </w:r>
      <w:proofErr w:type="spellEnd"/>
      <w:r>
        <w:t xml:space="preserve"> y por ende hacer posible  la representación de la sintaxis concreta de </w:t>
      </w:r>
      <w:proofErr w:type="spellStart"/>
      <w:r>
        <w:t>MoWebA</w:t>
      </w:r>
      <w:proofErr w:type="spellEnd"/>
      <w:r>
        <w:t xml:space="preserve"> que se presenta a continuación en la siguiente sección.</w:t>
      </w:r>
    </w:p>
    <w:p w:rsidR="00B73623" w:rsidDel="00E91237" w:rsidRDefault="00B73623">
      <w:pPr>
        <w:rPr>
          <w:del w:id="631" w:author="marcazal" w:date="2015-09-09T06:52:00Z"/>
          <w:b/>
        </w:rPr>
      </w:pPr>
    </w:p>
    <w:p w:rsidR="00A25C66" w:rsidRPr="00727837" w:rsidRDefault="003A5F57" w:rsidP="003A5F57">
      <w:pPr>
        <w:spacing w:after="0"/>
      </w:pPr>
      <w:del w:id="632" w:author="marcazal" w:date="2015-09-09T06:52:00Z">
        <w:r w:rsidDel="00E91237">
          <w:delText xml:space="preserve">  </w:delText>
        </w:r>
      </w:del>
    </w:p>
    <w:p w:rsidR="003A5F57" w:rsidRPr="003C43DF" w:rsidRDefault="00F41457" w:rsidP="003A5F57">
      <w:pPr>
        <w:spacing w:after="0"/>
        <w:rPr>
          <w:b/>
          <w:caps/>
        </w:rPr>
      </w:pPr>
      <w:r>
        <w:rPr>
          <w:b/>
          <w:caps/>
        </w:rPr>
        <w:t>3.3</w:t>
      </w:r>
      <w:r w:rsidR="003A5F57" w:rsidRPr="003C43DF">
        <w:rPr>
          <w:b/>
          <w:caps/>
        </w:rPr>
        <w:t xml:space="preserve"> - </w:t>
      </w:r>
      <w:commentRangeStart w:id="633"/>
      <w:r w:rsidR="003A5F57" w:rsidRPr="003C43DF">
        <w:rPr>
          <w:b/>
          <w:caps/>
        </w:rPr>
        <w:t>El perfil para el modelado de contenido en MoWebA (Content profile).</w:t>
      </w:r>
      <w:commentRangeEnd w:id="633"/>
      <w:r w:rsidR="004979E5">
        <w:rPr>
          <w:rStyle w:val="Refdecomentario"/>
        </w:rPr>
        <w:commentReference w:id="633"/>
      </w:r>
    </w:p>
    <w:p w:rsidR="002C7448" w:rsidRDefault="002C7448" w:rsidP="003A5F57">
      <w:pPr>
        <w:spacing w:after="0"/>
      </w:pPr>
    </w:p>
    <w:p w:rsidR="00966385" w:rsidRDefault="001028F0" w:rsidP="003A5F57">
      <w:pPr>
        <w:spacing w:after="0"/>
      </w:pPr>
      <w:r>
        <w:t xml:space="preserve">En la </w:t>
      </w:r>
      <w:ins w:id="634" w:author="marcazal" w:date="2015-09-09T06:30:00Z">
        <w:r w:rsidR="00D351D4">
          <w:fldChar w:fldCharType="begin"/>
        </w:r>
        <w:r w:rsidR="00D351D4">
          <w:instrText xml:space="preserve"> REF _Ref429543583 \h </w:instrText>
        </w:r>
      </w:ins>
      <w:r w:rsidR="00D351D4">
        <w:fldChar w:fldCharType="separate"/>
      </w:r>
      <w:ins w:id="635" w:author="marcazal" w:date="2015-09-09T06:30:00Z">
        <w:r w:rsidR="00D351D4" w:rsidRPr="00A15776">
          <w:rPr>
            <w:color w:val="000000" w:themeColor="text1"/>
          </w:rPr>
          <w:t>Fig</w:t>
        </w:r>
        <w:r w:rsidR="00D351D4" w:rsidRPr="00A15776">
          <w:rPr>
            <w:color w:val="000000" w:themeColor="text1"/>
          </w:rPr>
          <w:t>u</w:t>
        </w:r>
        <w:r w:rsidR="00D351D4" w:rsidRPr="00A15776">
          <w:rPr>
            <w:color w:val="000000" w:themeColor="text1"/>
          </w:rPr>
          <w:t xml:space="preserve">ra </w:t>
        </w:r>
        <w:r w:rsidR="00D351D4">
          <w:rPr>
            <w:noProof/>
            <w:color w:val="000000" w:themeColor="text1"/>
          </w:rPr>
          <w:t>7</w:t>
        </w:r>
        <w:r w:rsidR="00D351D4">
          <w:fldChar w:fldCharType="end"/>
        </w:r>
      </w:ins>
      <w:ins w:id="636" w:author="marcazal" w:date="2015-09-09T06:31:00Z">
        <w:r w:rsidR="00D351D4">
          <w:t xml:space="preserve"> </w:t>
        </w:r>
      </w:ins>
      <w:r w:rsidR="00966385">
        <w:t xml:space="preserve">se muestra el perfil de contenido para el modelado de los </w:t>
      </w:r>
      <w:commentRangeStart w:id="637"/>
      <w:commentRangeStart w:id="638"/>
      <w:proofErr w:type="spellStart"/>
      <w:r w:rsidR="00966385">
        <w:t>PiM</w:t>
      </w:r>
      <w:commentRangeEnd w:id="637"/>
      <w:proofErr w:type="spellEnd"/>
      <w:r w:rsidR="0078413E">
        <w:rPr>
          <w:rStyle w:val="Refdecomentario"/>
        </w:rPr>
        <w:commentReference w:id="637"/>
      </w:r>
      <w:commentRangeEnd w:id="638"/>
      <w:r w:rsidR="008E6977">
        <w:rPr>
          <w:rStyle w:val="Refdecomentario"/>
        </w:rPr>
        <w:commentReference w:id="638"/>
      </w:r>
      <w:r w:rsidR="00966385">
        <w:t xml:space="preserve"> </w:t>
      </w:r>
      <w:r w:rsidR="004312FC">
        <w:t xml:space="preserve"> </w:t>
      </w:r>
      <w:r w:rsidR="00966385">
        <w:t xml:space="preserve">de contenido de la aplicación con </w:t>
      </w:r>
      <w:proofErr w:type="spellStart"/>
      <w:r w:rsidR="00966385">
        <w:t>MoWebA</w:t>
      </w:r>
      <w:proofErr w:type="spellEnd"/>
      <w:r w:rsidR="00966385">
        <w:t>. Como puede apreciar</w:t>
      </w:r>
      <w:r w:rsidR="00EE59E4">
        <w:t>s</w:t>
      </w:r>
      <w:r w:rsidR="00966385">
        <w:t>e, los elementos resaltados</w:t>
      </w:r>
      <w:r w:rsidR="00C16B85">
        <w:t xml:space="preserve"> en </w:t>
      </w:r>
      <w:commentRangeStart w:id="639"/>
      <w:r w:rsidR="00C16B85">
        <w:t>azul</w:t>
      </w:r>
      <w:r w:rsidR="00966385">
        <w:t xml:space="preserve"> </w:t>
      </w:r>
      <w:commentRangeEnd w:id="639"/>
      <w:r w:rsidR="00856CCF">
        <w:rPr>
          <w:rStyle w:val="Refdecomentario"/>
        </w:rPr>
        <w:commentReference w:id="639"/>
      </w:r>
      <w:r w:rsidR="00966385">
        <w:t>forman parte de la extensión</w:t>
      </w:r>
      <w:r w:rsidR="00856CCF">
        <w:t xml:space="preserve"> que se hace en este trabajo de tesis</w:t>
      </w:r>
      <w:r w:rsidR="00966385">
        <w:t xml:space="preserve">. </w:t>
      </w:r>
      <w:commentRangeStart w:id="640"/>
      <w:r w:rsidR="00966385">
        <w:t>Los elementos compuestos del perfil (</w:t>
      </w:r>
      <w:proofErr w:type="spellStart"/>
      <w:r w:rsidR="00966385" w:rsidRPr="00966385">
        <w:rPr>
          <w:i/>
        </w:rPr>
        <w:t>compositeUIElements</w:t>
      </w:r>
      <w:proofErr w:type="spellEnd"/>
      <w:r w:rsidR="00966385">
        <w:t xml:space="preserve">) son representados por medio de </w:t>
      </w:r>
      <w:proofErr w:type="spellStart"/>
      <w:ins w:id="641" w:author="Vaio" w:date="2015-06-17T00:41:00Z">
        <w:r w:rsidR="004979E5">
          <w:t>m</w:t>
        </w:r>
      </w:ins>
      <w:del w:id="642" w:author="Vaio" w:date="2015-06-17T00:41:00Z">
        <w:r w:rsidR="00FF0725" w:rsidDel="004979E5">
          <w:delText>M</w:delText>
        </w:r>
      </w:del>
      <w:r w:rsidR="00FF0725">
        <w:t>etaclases</w:t>
      </w:r>
      <w:proofErr w:type="spellEnd"/>
      <w:r w:rsidR="00FF0725">
        <w:t xml:space="preserve"> </w:t>
      </w:r>
      <w:r w:rsidR="00966385">
        <w:t xml:space="preserve"> y estereotipos. Los elementos simples para la representación de contenido</w:t>
      </w:r>
      <w:r w:rsidR="00FF0725">
        <w:t xml:space="preserve"> son extendidos por medio de </w:t>
      </w:r>
      <w:ins w:id="643" w:author="Vaio" w:date="2015-06-17T00:41:00Z">
        <w:r w:rsidR="004979E5">
          <w:t>p</w:t>
        </w:r>
      </w:ins>
      <w:del w:id="644" w:author="Vaio" w:date="2015-06-17T00:41:00Z">
        <w:r w:rsidR="00FF0725" w:rsidDel="004979E5">
          <w:delText>P</w:delText>
        </w:r>
      </w:del>
      <w:r w:rsidR="00FF0725">
        <w:t>ropiedades estereotipadas</w:t>
      </w:r>
      <w:commentRangeEnd w:id="640"/>
      <w:r w:rsidR="004979E5">
        <w:rPr>
          <w:rStyle w:val="Refdecomentario"/>
        </w:rPr>
        <w:commentReference w:id="640"/>
      </w:r>
      <w:r w:rsidR="004312FC">
        <w:t xml:space="preserve">. </w:t>
      </w:r>
      <w:commentRangeStart w:id="645"/>
      <w:r w:rsidR="004312FC">
        <w:t xml:space="preserve">A continuación se presentan los nuevos elementos simples y compuestos propuestos a </w:t>
      </w:r>
      <w:proofErr w:type="spellStart"/>
      <w:r w:rsidR="004312FC">
        <w:t>MoWebA</w:t>
      </w:r>
      <w:proofErr w:type="spellEnd"/>
      <w:r w:rsidR="004312FC">
        <w:t>.</w:t>
      </w:r>
      <w:commentRangeEnd w:id="645"/>
      <w:r w:rsidR="0006154A">
        <w:rPr>
          <w:rStyle w:val="Refdecomentario"/>
        </w:rPr>
        <w:commentReference w:id="645"/>
      </w:r>
    </w:p>
    <w:p w:rsidR="00D35B84" w:rsidRDefault="00D35B84" w:rsidP="003A5F57">
      <w:pPr>
        <w:spacing w:after="0"/>
        <w:rPr>
          <w:b/>
        </w:rPr>
      </w:pPr>
    </w:p>
    <w:p w:rsidR="007230B3" w:rsidRDefault="007230B3" w:rsidP="003A5F57">
      <w:pPr>
        <w:spacing w:after="0"/>
        <w:rPr>
          <w:b/>
        </w:rPr>
      </w:pPr>
    </w:p>
    <w:p w:rsidR="007230B3" w:rsidRDefault="007230B3" w:rsidP="003A5F57">
      <w:pPr>
        <w:spacing w:after="0"/>
        <w:rPr>
          <w:b/>
        </w:rPr>
      </w:pPr>
    </w:p>
    <w:p w:rsidR="00A15776" w:rsidRDefault="00A15776" w:rsidP="00A15776">
      <w:pPr>
        <w:keepNext/>
        <w:spacing w:after="0"/>
      </w:pPr>
      <w:r>
        <w:rPr>
          <w:b/>
          <w:noProof/>
          <w:lang w:val="es-PY" w:eastAsia="es-PY"/>
        </w:rPr>
        <w:lastRenderedPageBreak/>
        <w:drawing>
          <wp:inline distT="0" distB="0" distL="0" distR="0">
            <wp:extent cx="4273956" cy="8397894"/>
            <wp:effectExtent l="19050" t="0" r="0" b="0"/>
            <wp:docPr id="4" name="3 Imagen" descr="ContentProfileWithMa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ProfileWithMarks.jpg"/>
                    <pic:cNvPicPr/>
                  </pic:nvPicPr>
                  <pic:blipFill>
                    <a:blip r:embed="rId15" cstate="print"/>
                    <a:stretch>
                      <a:fillRect/>
                    </a:stretch>
                  </pic:blipFill>
                  <pic:spPr>
                    <a:xfrm>
                      <a:off x="0" y="0"/>
                      <a:ext cx="4278390" cy="8406606"/>
                    </a:xfrm>
                    <a:prstGeom prst="rect">
                      <a:avLst/>
                    </a:prstGeom>
                  </pic:spPr>
                </pic:pic>
              </a:graphicData>
            </a:graphic>
          </wp:inline>
        </w:drawing>
      </w:r>
    </w:p>
    <w:p w:rsidR="007230B3" w:rsidRPr="00A15776" w:rsidRDefault="00A15776" w:rsidP="00A15776">
      <w:pPr>
        <w:pStyle w:val="Epgrafe"/>
        <w:ind w:left="2124" w:firstLine="708"/>
        <w:rPr>
          <w:b w:val="0"/>
          <w:color w:val="000000" w:themeColor="text1"/>
        </w:rPr>
      </w:pPr>
      <w:bookmarkStart w:id="646" w:name="_Ref429543583"/>
      <w:commentRangeStart w:id="647"/>
      <w:commentRangeStart w:id="648"/>
      <w:r w:rsidRPr="00A15776">
        <w:rPr>
          <w:color w:val="000000" w:themeColor="text1"/>
        </w:rPr>
        <w:t xml:space="preserve">Figura </w:t>
      </w:r>
      <w:r w:rsidR="000705AC" w:rsidRPr="00A15776">
        <w:rPr>
          <w:color w:val="000000" w:themeColor="text1"/>
        </w:rPr>
        <w:fldChar w:fldCharType="begin"/>
      </w:r>
      <w:r w:rsidRPr="00A15776">
        <w:rPr>
          <w:color w:val="000000" w:themeColor="text1"/>
        </w:rPr>
        <w:instrText xml:space="preserve"> SEQ Figura \* ARABIC </w:instrText>
      </w:r>
      <w:r w:rsidR="000705AC" w:rsidRPr="00A15776">
        <w:rPr>
          <w:color w:val="000000" w:themeColor="text1"/>
        </w:rPr>
        <w:fldChar w:fldCharType="separate"/>
      </w:r>
      <w:ins w:id="649" w:author="marcazal" w:date="2015-09-08T07:16:00Z">
        <w:r w:rsidR="00287A2D">
          <w:rPr>
            <w:noProof/>
            <w:color w:val="000000" w:themeColor="text1"/>
          </w:rPr>
          <w:t>7</w:t>
        </w:r>
      </w:ins>
      <w:r w:rsidR="000705AC" w:rsidRPr="00A15776">
        <w:rPr>
          <w:color w:val="000000" w:themeColor="text1"/>
        </w:rPr>
        <w:fldChar w:fldCharType="end"/>
      </w:r>
      <w:bookmarkEnd w:id="646"/>
      <w:r w:rsidRPr="00A15776">
        <w:rPr>
          <w:b w:val="0"/>
          <w:color w:val="000000" w:themeColor="text1"/>
        </w:rPr>
        <w:t xml:space="preserve"> Perfil de contenido de </w:t>
      </w:r>
      <w:proofErr w:type="spellStart"/>
      <w:r w:rsidRPr="00A15776">
        <w:rPr>
          <w:b w:val="0"/>
          <w:color w:val="000000" w:themeColor="text1"/>
        </w:rPr>
        <w:t>MoWebA</w:t>
      </w:r>
      <w:commentRangeEnd w:id="647"/>
      <w:proofErr w:type="spellEnd"/>
      <w:r w:rsidR="0006154A">
        <w:rPr>
          <w:rStyle w:val="Refdecomentario"/>
          <w:b w:val="0"/>
          <w:bCs w:val="0"/>
          <w:color w:val="auto"/>
        </w:rPr>
        <w:commentReference w:id="647"/>
      </w:r>
      <w:commentRangeEnd w:id="648"/>
      <w:r w:rsidR="008E6977">
        <w:rPr>
          <w:rStyle w:val="Refdecomentario"/>
          <w:b w:val="0"/>
          <w:bCs w:val="0"/>
          <w:color w:val="auto"/>
        </w:rPr>
        <w:commentReference w:id="648"/>
      </w:r>
    </w:p>
    <w:p w:rsidR="007230B3" w:rsidRDefault="007230B3" w:rsidP="003A5F57">
      <w:pPr>
        <w:spacing w:after="0"/>
        <w:rPr>
          <w:b/>
        </w:rPr>
      </w:pPr>
    </w:p>
    <w:p w:rsidR="009469FA" w:rsidRDefault="009469FA" w:rsidP="00795985">
      <w:pPr>
        <w:spacing w:after="0"/>
        <w:rPr>
          <w:ins w:id="650" w:author="marcazal" w:date="2015-09-09T06:39:00Z"/>
          <w:b/>
          <w:caps/>
        </w:rPr>
      </w:pPr>
    </w:p>
    <w:p w:rsidR="009469FA" w:rsidRDefault="009469FA" w:rsidP="00795985">
      <w:pPr>
        <w:spacing w:after="0"/>
        <w:rPr>
          <w:ins w:id="651" w:author="marcazal" w:date="2015-09-09T06:39:00Z"/>
          <w:b/>
          <w:caps/>
        </w:rPr>
      </w:pPr>
    </w:p>
    <w:p w:rsidR="009469FA" w:rsidRDefault="009469FA" w:rsidP="00795985">
      <w:pPr>
        <w:spacing w:after="0"/>
        <w:rPr>
          <w:ins w:id="652" w:author="marcazal" w:date="2015-09-09T06:39:00Z"/>
          <w:b/>
          <w:caps/>
        </w:rPr>
      </w:pPr>
    </w:p>
    <w:p w:rsidR="009469FA" w:rsidRDefault="009469FA" w:rsidP="00795985">
      <w:pPr>
        <w:spacing w:after="0"/>
        <w:rPr>
          <w:ins w:id="653" w:author="marcazal" w:date="2015-09-09T06:39:00Z"/>
          <w:b/>
          <w:caps/>
        </w:rPr>
      </w:pPr>
    </w:p>
    <w:p w:rsidR="009469FA" w:rsidRDefault="009469FA" w:rsidP="00795985">
      <w:pPr>
        <w:spacing w:after="0"/>
        <w:rPr>
          <w:ins w:id="654" w:author="marcazal" w:date="2015-09-09T06:39:00Z"/>
          <w:b/>
          <w:caps/>
        </w:rPr>
      </w:pPr>
    </w:p>
    <w:p w:rsidR="009469FA" w:rsidRDefault="009469FA" w:rsidP="00795985">
      <w:pPr>
        <w:spacing w:after="0"/>
        <w:rPr>
          <w:ins w:id="655" w:author="marcazal" w:date="2015-09-09T06:39:00Z"/>
          <w:b/>
          <w:caps/>
        </w:rPr>
      </w:pPr>
    </w:p>
    <w:p w:rsidR="009469FA" w:rsidRDefault="009469FA" w:rsidP="00795985">
      <w:pPr>
        <w:spacing w:after="0"/>
        <w:rPr>
          <w:ins w:id="656" w:author="marcazal" w:date="2015-09-09T06:39:00Z"/>
          <w:b/>
          <w:caps/>
        </w:rPr>
      </w:pPr>
    </w:p>
    <w:p w:rsidR="009469FA" w:rsidRDefault="009469FA" w:rsidP="00795985">
      <w:pPr>
        <w:spacing w:after="0"/>
        <w:rPr>
          <w:ins w:id="657" w:author="marcazal" w:date="2015-09-09T06:39:00Z"/>
          <w:b/>
          <w:caps/>
        </w:rPr>
      </w:pPr>
    </w:p>
    <w:p w:rsidR="009469FA" w:rsidRDefault="009469FA" w:rsidP="00795985">
      <w:pPr>
        <w:spacing w:after="0"/>
        <w:rPr>
          <w:ins w:id="658" w:author="marcazal" w:date="2015-09-09T06:39:00Z"/>
          <w:b/>
          <w:caps/>
        </w:rPr>
      </w:pPr>
    </w:p>
    <w:p w:rsidR="009469FA" w:rsidRDefault="009469FA" w:rsidP="00795985">
      <w:pPr>
        <w:spacing w:after="0"/>
        <w:rPr>
          <w:ins w:id="659" w:author="marcazal" w:date="2015-09-09T06:39:00Z"/>
          <w:b/>
          <w:caps/>
        </w:rPr>
      </w:pPr>
    </w:p>
    <w:p w:rsidR="009469FA" w:rsidRDefault="009469FA" w:rsidP="00795985">
      <w:pPr>
        <w:spacing w:after="0"/>
        <w:rPr>
          <w:ins w:id="660" w:author="marcazal" w:date="2015-09-09T06:39:00Z"/>
          <w:b/>
          <w:caps/>
        </w:rPr>
      </w:pPr>
    </w:p>
    <w:p w:rsidR="009469FA" w:rsidRDefault="009469FA" w:rsidP="00795985">
      <w:pPr>
        <w:spacing w:after="0"/>
        <w:rPr>
          <w:ins w:id="661" w:author="marcazal" w:date="2015-09-09T06:39:00Z"/>
          <w:b/>
          <w:caps/>
        </w:rPr>
      </w:pPr>
    </w:p>
    <w:p w:rsidR="009469FA" w:rsidRDefault="009469FA" w:rsidP="00795985">
      <w:pPr>
        <w:spacing w:after="0"/>
        <w:rPr>
          <w:ins w:id="662" w:author="marcazal" w:date="2015-09-09T06:39:00Z"/>
          <w:b/>
          <w:caps/>
        </w:rPr>
      </w:pPr>
    </w:p>
    <w:p w:rsidR="009469FA" w:rsidRDefault="009469FA" w:rsidP="00795985">
      <w:pPr>
        <w:spacing w:after="0"/>
        <w:rPr>
          <w:ins w:id="663" w:author="marcazal" w:date="2015-09-09T06:39:00Z"/>
          <w:b/>
          <w:caps/>
        </w:rPr>
      </w:pPr>
    </w:p>
    <w:p w:rsidR="009469FA" w:rsidRDefault="009469FA" w:rsidP="00795985">
      <w:pPr>
        <w:spacing w:after="0"/>
        <w:rPr>
          <w:ins w:id="664" w:author="marcazal" w:date="2015-09-09T06:39:00Z"/>
          <w:b/>
          <w:caps/>
        </w:rPr>
      </w:pPr>
    </w:p>
    <w:p w:rsidR="009469FA" w:rsidRDefault="009469FA" w:rsidP="00795985">
      <w:pPr>
        <w:spacing w:after="0"/>
        <w:rPr>
          <w:ins w:id="665" w:author="marcazal" w:date="2015-09-09T06:39:00Z"/>
          <w:b/>
          <w:caps/>
        </w:rPr>
      </w:pPr>
    </w:p>
    <w:p w:rsidR="009469FA" w:rsidRDefault="009469FA" w:rsidP="00795985">
      <w:pPr>
        <w:spacing w:after="0"/>
        <w:rPr>
          <w:ins w:id="666" w:author="marcazal" w:date="2015-09-09T06:39:00Z"/>
          <w:b/>
          <w:caps/>
        </w:rPr>
      </w:pPr>
    </w:p>
    <w:p w:rsidR="009469FA" w:rsidRDefault="009469FA" w:rsidP="00795985">
      <w:pPr>
        <w:spacing w:after="0"/>
        <w:rPr>
          <w:ins w:id="667" w:author="marcazal" w:date="2015-09-09T06:39:00Z"/>
          <w:b/>
          <w:caps/>
        </w:rPr>
      </w:pPr>
    </w:p>
    <w:p w:rsidR="009469FA" w:rsidRDefault="009469FA" w:rsidP="00795985">
      <w:pPr>
        <w:spacing w:after="0"/>
        <w:rPr>
          <w:ins w:id="668" w:author="marcazal" w:date="2015-09-09T06:39:00Z"/>
          <w:b/>
          <w:caps/>
        </w:rPr>
      </w:pPr>
    </w:p>
    <w:p w:rsidR="009469FA" w:rsidRDefault="009469FA" w:rsidP="00795985">
      <w:pPr>
        <w:spacing w:after="0"/>
        <w:rPr>
          <w:ins w:id="669" w:author="marcazal" w:date="2015-09-09T06:39:00Z"/>
          <w:b/>
          <w:caps/>
        </w:rPr>
      </w:pPr>
    </w:p>
    <w:p w:rsidR="009469FA" w:rsidRDefault="009469FA" w:rsidP="00795985">
      <w:pPr>
        <w:spacing w:after="0"/>
        <w:rPr>
          <w:ins w:id="670" w:author="marcazal" w:date="2015-09-09T06:39:00Z"/>
          <w:b/>
          <w:caps/>
        </w:rPr>
      </w:pPr>
    </w:p>
    <w:p w:rsidR="009469FA" w:rsidRDefault="009469FA" w:rsidP="00795985">
      <w:pPr>
        <w:spacing w:after="0"/>
        <w:rPr>
          <w:ins w:id="671" w:author="marcazal" w:date="2015-09-09T06:39:00Z"/>
          <w:b/>
          <w:caps/>
        </w:rPr>
      </w:pPr>
    </w:p>
    <w:p w:rsidR="009469FA" w:rsidRDefault="009469FA" w:rsidP="00795985">
      <w:pPr>
        <w:spacing w:after="0"/>
        <w:rPr>
          <w:ins w:id="672" w:author="marcazal" w:date="2015-09-09T06:39:00Z"/>
          <w:b/>
          <w:caps/>
        </w:rPr>
      </w:pPr>
    </w:p>
    <w:p w:rsidR="009469FA" w:rsidRDefault="009469FA" w:rsidP="00795985">
      <w:pPr>
        <w:spacing w:after="0"/>
        <w:rPr>
          <w:ins w:id="673" w:author="marcazal" w:date="2015-09-09T06:39:00Z"/>
          <w:b/>
          <w:caps/>
        </w:rPr>
      </w:pPr>
    </w:p>
    <w:p w:rsidR="009469FA" w:rsidRDefault="009469FA" w:rsidP="00795985">
      <w:pPr>
        <w:spacing w:after="0"/>
        <w:rPr>
          <w:ins w:id="674" w:author="marcazal" w:date="2015-09-09T06:39:00Z"/>
          <w:b/>
          <w:caps/>
        </w:rPr>
      </w:pPr>
    </w:p>
    <w:p w:rsidR="00795985" w:rsidRPr="00795985" w:rsidRDefault="00795985" w:rsidP="00795985">
      <w:pPr>
        <w:spacing w:after="0"/>
        <w:rPr>
          <w:ins w:id="675" w:author="Ivan Lopez" w:date="2015-06-23T17:39:00Z"/>
          <w:b/>
          <w:caps/>
        </w:rPr>
      </w:pPr>
      <w:ins w:id="676" w:author="Ivan Lopez" w:date="2015-06-23T17:39:00Z">
        <w:r w:rsidRPr="00795985">
          <w:rPr>
            <w:b/>
            <w:caps/>
          </w:rPr>
          <w:t>3.4    Modelado de interfaces de usuario con MoWebA.</w:t>
        </w:r>
      </w:ins>
    </w:p>
    <w:p w:rsidR="00795985" w:rsidRPr="00795985" w:rsidRDefault="00795985" w:rsidP="00795985">
      <w:pPr>
        <w:spacing w:after="0"/>
        <w:rPr>
          <w:ins w:id="677" w:author="Ivan Lopez" w:date="2015-06-23T17:39:00Z"/>
          <w:b/>
          <w:caps/>
        </w:rPr>
      </w:pPr>
    </w:p>
    <w:p w:rsidR="00795985" w:rsidRPr="00795985" w:rsidRDefault="00795985" w:rsidP="00795985">
      <w:pPr>
        <w:spacing w:after="0"/>
        <w:rPr>
          <w:ins w:id="678" w:author="Ivan Lopez" w:date="2015-06-23T17:39:00Z"/>
        </w:rPr>
      </w:pPr>
      <w:ins w:id="679" w:author="Ivan Lopez" w:date="2015-06-23T17:39:00Z">
        <w:r w:rsidRPr="00795985">
          <w:t xml:space="preserve">En esta sección se presenta un ejemplo simple de modelado con las extensiones llevadas a cabo a </w:t>
        </w:r>
        <w:proofErr w:type="spellStart"/>
        <w:r w:rsidRPr="00795985">
          <w:t>MoWebA</w:t>
        </w:r>
        <w:proofErr w:type="spellEnd"/>
        <w:r w:rsidRPr="00795985">
          <w:t>, con la idea de dar a conocer la manera en que se implementan los modelos independientes de la plataforma (</w:t>
        </w:r>
        <w:r w:rsidRPr="00795985">
          <w:rPr>
            <w:i/>
          </w:rPr>
          <w:t>PIM</w:t>
        </w:r>
        <w:r w:rsidRPr="00795985">
          <w:t xml:space="preserve">) de la propuesta de este trabajo de fin de carrera. En la Figura 4 se presenta el </w:t>
        </w:r>
        <w:r w:rsidRPr="00795985">
          <w:rPr>
            <w:i/>
          </w:rPr>
          <w:t>PIM</w:t>
        </w:r>
        <w:r w:rsidRPr="00795985">
          <w:t xml:space="preserve"> de </w:t>
        </w:r>
        <w:commentRangeStart w:id="680"/>
        <w:r w:rsidRPr="00795985">
          <w:t>una aplicación de ejemplo</w:t>
        </w:r>
        <w:commentRangeEnd w:id="680"/>
        <w:r w:rsidRPr="00795985">
          <w:rPr>
            <w:sz w:val="16"/>
            <w:szCs w:val="16"/>
          </w:rPr>
          <w:commentReference w:id="680"/>
        </w:r>
        <w:r w:rsidRPr="00795985">
          <w:t xml:space="preserve"> a modo de ilustración. Cada uno de los elementos de interfaz que forman parte del </w:t>
        </w:r>
        <w:r w:rsidRPr="00795985">
          <w:rPr>
            <w:i/>
          </w:rPr>
          <w:t>PIM</w:t>
        </w:r>
        <w:r w:rsidRPr="00795985">
          <w:t xml:space="preserve"> </w:t>
        </w:r>
        <w:proofErr w:type="gramStart"/>
        <w:r w:rsidRPr="00795985">
          <w:t>son</w:t>
        </w:r>
        <w:proofErr w:type="gramEnd"/>
        <w:r w:rsidRPr="00795985">
          <w:t xml:space="preserve"> representados por clases y atributos que son etiquetados con un estereotipo en particular. Los nuevos elementos de interfaz que son parte de la extensión son antecedidos con el prefijo </w:t>
        </w:r>
        <w:proofErr w:type="spellStart"/>
        <w:r w:rsidRPr="00795985">
          <w:rPr>
            <w:i/>
          </w:rPr>
          <w:t>rich</w:t>
        </w:r>
        <w:proofErr w:type="spellEnd"/>
        <w:r w:rsidRPr="00795985">
          <w:t xml:space="preserve">. Primeramente se presenta la página </w:t>
        </w:r>
        <w:r w:rsidRPr="00795985">
          <w:rPr>
            <w:i/>
          </w:rPr>
          <w:t>Administrador de personas</w:t>
        </w:r>
        <w:r w:rsidRPr="00795985">
          <w:t xml:space="preserve"> que está compuesta del elemento principal</w:t>
        </w:r>
        <w:r w:rsidRPr="00795985">
          <w:rPr>
            <w:i/>
          </w:rPr>
          <w:t xml:space="preserve"> Paneles de la aplicación </w:t>
        </w:r>
        <w:r w:rsidRPr="00795985">
          <w:t xml:space="preserve">que es un </w:t>
        </w:r>
        <w:proofErr w:type="spellStart"/>
        <w:r w:rsidRPr="00795985">
          <w:rPr>
            <w:i/>
          </w:rPr>
          <w:t>richAccordion</w:t>
        </w:r>
        <w:proofErr w:type="spellEnd"/>
        <w:r w:rsidRPr="00795985">
          <w:t xml:space="preserve">.  El </w:t>
        </w:r>
        <w:proofErr w:type="spellStart"/>
        <w:r w:rsidRPr="00795985">
          <w:rPr>
            <w:i/>
          </w:rPr>
          <w:t>richAccordion</w:t>
        </w:r>
        <w:proofErr w:type="spellEnd"/>
        <w:r w:rsidRPr="00795985">
          <w:rPr>
            <w:i/>
          </w:rPr>
          <w:t xml:space="preserve"> </w:t>
        </w:r>
        <w:r w:rsidRPr="00795985">
          <w:t xml:space="preserve">a la vez está compuesto de tres paneles que son: el </w:t>
        </w:r>
        <w:r w:rsidRPr="00795985">
          <w:rPr>
            <w:i/>
          </w:rPr>
          <w:t>Formulario de ingreso</w:t>
        </w:r>
        <w:r w:rsidRPr="00795985">
          <w:t xml:space="preserve">, </w:t>
        </w:r>
        <w:r w:rsidRPr="00795985">
          <w:rPr>
            <w:i/>
          </w:rPr>
          <w:t>Mostrar datos personales</w:t>
        </w:r>
        <w:r w:rsidRPr="00795985">
          <w:t xml:space="preserve"> y </w:t>
        </w:r>
        <w:r w:rsidRPr="00795985">
          <w:rPr>
            <w:i/>
          </w:rPr>
          <w:t>Formulario de eliminación</w:t>
        </w:r>
        <w:r w:rsidRPr="00795985">
          <w:t xml:space="preserve">. Cada uno de estos paneles lleva el valor etiquetado </w:t>
        </w:r>
        <w:proofErr w:type="spellStart"/>
        <w:r w:rsidRPr="00795985">
          <w:rPr>
            <w:i/>
          </w:rPr>
          <w:t>withinARichAccordion</w:t>
        </w:r>
        <w:proofErr w:type="spellEnd"/>
        <w:r w:rsidRPr="00795985">
          <w:rPr>
            <w:i/>
          </w:rPr>
          <w:t xml:space="preserve">, </w:t>
        </w:r>
        <w:r w:rsidRPr="00795985">
          <w:t xml:space="preserve">expresando de esta forma que cada uno de ellos forma parte de un </w:t>
        </w:r>
        <w:proofErr w:type="spellStart"/>
        <w:r w:rsidRPr="00795985">
          <w:t>richAccordion</w:t>
        </w:r>
        <w:proofErr w:type="spellEnd"/>
        <w:r w:rsidRPr="00795985">
          <w:t xml:space="preserve">. </w:t>
        </w:r>
        <w:commentRangeStart w:id="681"/>
        <w:r w:rsidRPr="00795985">
          <w:t xml:space="preserve">De manera análoga, si se tratase de un elemento de interfaz del tipo </w:t>
        </w:r>
        <w:proofErr w:type="spellStart"/>
        <w:r w:rsidRPr="00795985">
          <w:rPr>
            <w:i/>
          </w:rPr>
          <w:t>richTabs</w:t>
        </w:r>
        <w:proofErr w:type="spellEnd"/>
        <w:r w:rsidRPr="00795985">
          <w:rPr>
            <w:i/>
          </w:rPr>
          <w:t xml:space="preserve">, </w:t>
        </w:r>
        <w:r w:rsidRPr="00795985">
          <w:t xml:space="preserve">cada uno de los paneles estaría etiquetado con el valor </w:t>
        </w:r>
        <w:proofErr w:type="spellStart"/>
        <w:r w:rsidRPr="00795985">
          <w:rPr>
            <w:i/>
          </w:rPr>
          <w:t>withinARichTabs</w:t>
        </w:r>
        <w:proofErr w:type="spellEnd"/>
        <w:r w:rsidRPr="00795985">
          <w:t>, como se citó en la sección anterior.</w:t>
        </w:r>
        <w:commentRangeEnd w:id="681"/>
        <w:r w:rsidRPr="00795985">
          <w:rPr>
            <w:sz w:val="16"/>
            <w:szCs w:val="16"/>
          </w:rPr>
          <w:commentReference w:id="681"/>
        </w:r>
      </w:ins>
    </w:p>
    <w:p w:rsidR="00795985" w:rsidRPr="00795985" w:rsidRDefault="00795985" w:rsidP="00795985">
      <w:pPr>
        <w:spacing w:after="0"/>
        <w:rPr>
          <w:ins w:id="682" w:author="Ivan Lopez" w:date="2015-06-23T17:39:00Z"/>
        </w:rPr>
      </w:pPr>
    </w:p>
    <w:p w:rsidR="00795985" w:rsidRPr="00795985" w:rsidRDefault="00795985" w:rsidP="00795985">
      <w:pPr>
        <w:spacing w:after="0"/>
        <w:rPr>
          <w:ins w:id="683" w:author="Ivan Lopez" w:date="2015-06-23T17:39:00Z"/>
        </w:rPr>
      </w:pPr>
      <w:commentRangeStart w:id="684"/>
      <w:ins w:id="685" w:author="Ivan Lopez" w:date="2015-06-23T17:39:00Z">
        <w:r w:rsidRPr="00795985">
          <w:t xml:space="preserve">Dentro de cada uno de los paneles se encuentran los distintos elementos de interfaz de usuario como los </w:t>
        </w:r>
        <w:proofErr w:type="spellStart"/>
        <w:r w:rsidRPr="00795985">
          <w:rPr>
            <w:i/>
          </w:rPr>
          <w:t>richFieldLiveValidation</w:t>
        </w:r>
        <w:proofErr w:type="spellEnd"/>
        <w:r w:rsidRPr="00795985">
          <w:t xml:space="preserve">, </w:t>
        </w:r>
        <w:proofErr w:type="spellStart"/>
        <w:r w:rsidRPr="00795985">
          <w:rPr>
            <w:i/>
          </w:rPr>
          <w:t>richDatePicker</w:t>
        </w:r>
        <w:proofErr w:type="spellEnd"/>
        <w:r w:rsidRPr="00795985">
          <w:t xml:space="preserve">, </w:t>
        </w:r>
        <w:proofErr w:type="spellStart"/>
        <w:r w:rsidRPr="00795985">
          <w:rPr>
            <w:i/>
          </w:rPr>
          <w:t>richToolTip</w:t>
        </w:r>
        <w:proofErr w:type="spellEnd"/>
        <w:r w:rsidRPr="00795985">
          <w:t xml:space="preserve"> y </w:t>
        </w:r>
        <w:proofErr w:type="spellStart"/>
        <w:r w:rsidRPr="00795985">
          <w:rPr>
            <w:i/>
          </w:rPr>
          <w:t>richAutoSuggest</w:t>
        </w:r>
        <w:proofErr w:type="spellEnd"/>
        <w:r w:rsidRPr="00795985">
          <w:t xml:space="preserve"> con sus respectivos valores etiquetados para representar las propiedades de cada uno de ellos. Por </w:t>
        </w:r>
        <w:r w:rsidRPr="00795985">
          <w:lastRenderedPageBreak/>
          <w:t xml:space="preserve">ejemplo, el panel </w:t>
        </w:r>
        <w:r w:rsidRPr="00795985">
          <w:rPr>
            <w:i/>
          </w:rPr>
          <w:t>Formulario de Ingreso</w:t>
        </w:r>
        <w:r w:rsidRPr="00795985">
          <w:t xml:space="preserve">, cuenta con el atributo </w:t>
        </w:r>
        <w:r w:rsidRPr="00795985">
          <w:rPr>
            <w:i/>
          </w:rPr>
          <w:t xml:space="preserve">clave, </w:t>
        </w:r>
        <w:r w:rsidRPr="00795985">
          <w:t xml:space="preserve">que tiene a los estereotipos </w:t>
        </w:r>
        <w:proofErr w:type="spellStart"/>
        <w:r w:rsidRPr="00795985">
          <w:rPr>
            <w:i/>
          </w:rPr>
          <w:t>richToolTip</w:t>
        </w:r>
        <w:proofErr w:type="spellEnd"/>
        <w:r w:rsidRPr="00795985">
          <w:rPr>
            <w:i/>
          </w:rPr>
          <w:t xml:space="preserve"> </w:t>
        </w:r>
        <w:r w:rsidRPr="00795985">
          <w:t xml:space="preserve">y </w:t>
        </w:r>
        <w:proofErr w:type="spellStart"/>
        <w:r w:rsidRPr="00795985">
          <w:rPr>
            <w:i/>
          </w:rPr>
          <w:t>richFieldLiveValidation</w:t>
        </w:r>
        <w:proofErr w:type="spellEnd"/>
        <w:r w:rsidRPr="00795985">
          <w:t xml:space="preserve"> para indicar que al posicionar el puntero del mouse sobre el texto de entrada del campo clave, el mensaje “</w:t>
        </w:r>
        <w:r w:rsidRPr="00795985">
          <w:rPr>
            <w:i/>
          </w:rPr>
          <w:t xml:space="preserve">La clave debe tener al menos 8 caracteres” </w:t>
        </w:r>
        <w:r w:rsidRPr="00795985">
          <w:t>será desplegado y que también este campo tendrá validaciones de longitud mínima de 8 (</w:t>
        </w:r>
        <w:proofErr w:type="spellStart"/>
        <w:r w:rsidRPr="00795985">
          <w:rPr>
            <w:i/>
          </w:rPr>
          <w:t>minLength</w:t>
        </w:r>
        <w:proofErr w:type="spellEnd"/>
        <w:r w:rsidRPr="00795985">
          <w:rPr>
            <w:i/>
          </w:rPr>
          <w:t>=8</w:t>
        </w:r>
        <w:r w:rsidRPr="00795985">
          <w:t>), no puede quedar vacío (</w:t>
        </w:r>
        <w:proofErr w:type="spellStart"/>
        <w:r w:rsidRPr="00795985">
          <w:rPr>
            <w:i/>
          </w:rPr>
          <w:t>required</w:t>
        </w:r>
        <w:proofErr w:type="spellEnd"/>
        <w:r w:rsidRPr="00795985">
          <w:t>) y que se va a crear un campo extra de confirmación de clave (</w:t>
        </w:r>
        <w:proofErr w:type="spellStart"/>
        <w:r w:rsidRPr="00795985">
          <w:rPr>
            <w:i/>
          </w:rPr>
          <w:t>confirmPass</w:t>
        </w:r>
        <w:proofErr w:type="spellEnd"/>
        <w:r w:rsidRPr="00795985">
          <w:rPr>
            <w:i/>
          </w:rPr>
          <w:t>=true</w:t>
        </w:r>
        <w:r w:rsidRPr="00795985">
          <w:t xml:space="preserve">). </w:t>
        </w:r>
        <w:commentRangeEnd w:id="684"/>
        <w:r w:rsidRPr="00795985">
          <w:rPr>
            <w:sz w:val="16"/>
            <w:szCs w:val="16"/>
          </w:rPr>
          <w:commentReference w:id="684"/>
        </w:r>
      </w:ins>
    </w:p>
    <w:p w:rsidR="00795985" w:rsidRPr="00795985" w:rsidRDefault="00C35821" w:rsidP="00795985">
      <w:pPr>
        <w:keepNext/>
        <w:spacing w:after="0"/>
        <w:rPr>
          <w:ins w:id="686" w:author="Ivan Lopez" w:date="2015-06-23T17:39:00Z"/>
        </w:rPr>
      </w:pPr>
      <w:ins w:id="687" w:author="Ivan Lopez" w:date="2015-06-23T17:39:00Z">
        <w:r>
          <w:rPr>
            <w:noProof/>
            <w:lang w:val="es-PY" w:eastAsia="es-PY"/>
            <w:rPrChange w:id="688">
              <w:rPr>
                <w:noProof/>
                <w:sz w:val="16"/>
                <w:szCs w:val="16"/>
                <w:lang w:val="es-PY" w:eastAsia="es-PY"/>
              </w:rPr>
            </w:rPrChange>
          </w:rPr>
          <w:drawing>
            <wp:inline distT="0" distB="0" distL="0" distR="0">
              <wp:extent cx="5400033" cy="2995642"/>
              <wp:effectExtent l="19050" t="0" r="0" b="0"/>
              <wp:docPr id="13" name="1 Imagen" descr="RichAccordionPIMExample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ccordionPIMExampleV3.jpg"/>
                      <pic:cNvPicPr/>
                    </pic:nvPicPr>
                    <pic:blipFill>
                      <a:blip r:embed="rId16" cstate="print"/>
                      <a:stretch>
                        <a:fillRect/>
                      </a:stretch>
                    </pic:blipFill>
                    <pic:spPr>
                      <a:xfrm>
                        <a:off x="0" y="0"/>
                        <a:ext cx="5400040" cy="2995646"/>
                      </a:xfrm>
                      <a:prstGeom prst="rect">
                        <a:avLst/>
                      </a:prstGeom>
                    </pic:spPr>
                  </pic:pic>
                </a:graphicData>
              </a:graphic>
            </wp:inline>
          </w:drawing>
        </w:r>
      </w:ins>
    </w:p>
    <w:p w:rsidR="00795985" w:rsidRPr="00795985" w:rsidRDefault="00795985" w:rsidP="00795985">
      <w:pPr>
        <w:spacing w:line="240" w:lineRule="auto"/>
        <w:ind w:left="1416" w:firstLine="708"/>
        <w:rPr>
          <w:ins w:id="689" w:author="Ivan Lopez" w:date="2015-06-23T17:39:00Z"/>
          <w:bCs/>
          <w:sz w:val="18"/>
          <w:szCs w:val="18"/>
          <w:lang w:val="es-PY"/>
        </w:rPr>
      </w:pPr>
      <w:commentRangeStart w:id="690"/>
      <w:ins w:id="691" w:author="Ivan Lopez" w:date="2015-06-23T17:39:00Z">
        <w:r w:rsidRPr="00795985">
          <w:rPr>
            <w:b/>
            <w:bCs/>
            <w:sz w:val="18"/>
            <w:szCs w:val="18"/>
          </w:rPr>
          <w:t xml:space="preserve">Figura </w:t>
        </w:r>
        <w:commentRangeEnd w:id="690"/>
        <w:r w:rsidRPr="00795985">
          <w:rPr>
            <w:sz w:val="16"/>
            <w:szCs w:val="16"/>
          </w:rPr>
          <w:commentReference w:id="690"/>
        </w:r>
        <w:r w:rsidR="000705AC" w:rsidRPr="00795985">
          <w:rPr>
            <w:b/>
            <w:bCs/>
            <w:sz w:val="18"/>
            <w:szCs w:val="18"/>
          </w:rPr>
          <w:fldChar w:fldCharType="begin"/>
        </w:r>
        <w:r w:rsidRPr="00795985">
          <w:rPr>
            <w:b/>
            <w:bCs/>
            <w:sz w:val="18"/>
            <w:szCs w:val="18"/>
          </w:rPr>
          <w:instrText xml:space="preserve"> SEQ Figura \* ARABIC </w:instrText>
        </w:r>
        <w:r w:rsidR="000705AC" w:rsidRPr="00795985">
          <w:rPr>
            <w:b/>
            <w:bCs/>
            <w:sz w:val="18"/>
            <w:szCs w:val="18"/>
          </w:rPr>
          <w:fldChar w:fldCharType="separate"/>
        </w:r>
      </w:ins>
      <w:ins w:id="692" w:author="marcazal" w:date="2015-09-08T07:16:00Z">
        <w:r w:rsidR="00287A2D">
          <w:rPr>
            <w:b/>
            <w:bCs/>
            <w:noProof/>
            <w:sz w:val="18"/>
            <w:szCs w:val="18"/>
          </w:rPr>
          <w:t>8</w:t>
        </w:r>
      </w:ins>
      <w:ins w:id="693" w:author="Ivan Lopez" w:date="2015-09-07T10:53:00Z">
        <w:del w:id="694" w:author="marcazal" w:date="2015-09-08T07:16:00Z">
          <w:r w:rsidR="00894E04" w:rsidDel="00287A2D">
            <w:rPr>
              <w:b/>
              <w:bCs/>
              <w:noProof/>
              <w:sz w:val="18"/>
              <w:szCs w:val="18"/>
            </w:rPr>
            <w:delText>7</w:delText>
          </w:r>
        </w:del>
      </w:ins>
      <w:ins w:id="695" w:author="Ivan Lopez" w:date="2015-06-23T17:39:00Z">
        <w:r w:rsidR="000705AC" w:rsidRPr="00795985">
          <w:rPr>
            <w:b/>
            <w:bCs/>
            <w:sz w:val="18"/>
            <w:szCs w:val="18"/>
          </w:rPr>
          <w:fldChar w:fldCharType="end"/>
        </w:r>
        <w:r w:rsidRPr="00795985">
          <w:rPr>
            <w:bCs/>
            <w:sz w:val="18"/>
            <w:szCs w:val="18"/>
          </w:rPr>
          <w:t xml:space="preserve"> </w:t>
        </w:r>
        <w:commentRangeStart w:id="696"/>
        <w:r w:rsidRPr="00795985">
          <w:rPr>
            <w:bCs/>
            <w:sz w:val="18"/>
            <w:szCs w:val="18"/>
          </w:rPr>
          <w:t xml:space="preserve">PIM de una aplicación de ejemplo con </w:t>
        </w:r>
        <w:proofErr w:type="spellStart"/>
        <w:r w:rsidRPr="00795985">
          <w:rPr>
            <w:bCs/>
            <w:sz w:val="18"/>
            <w:szCs w:val="18"/>
          </w:rPr>
          <w:t>MoWebA</w:t>
        </w:r>
        <w:commentRangeEnd w:id="696"/>
        <w:proofErr w:type="spellEnd"/>
        <w:r w:rsidRPr="00795985">
          <w:rPr>
            <w:sz w:val="16"/>
            <w:szCs w:val="16"/>
          </w:rPr>
          <w:commentReference w:id="696"/>
        </w:r>
      </w:ins>
    </w:p>
    <w:p w:rsidR="00795985" w:rsidRPr="00795985" w:rsidRDefault="00795985" w:rsidP="00795985">
      <w:pPr>
        <w:keepNext/>
        <w:spacing w:after="0"/>
        <w:rPr>
          <w:ins w:id="697" w:author="Ivan Lopez" w:date="2015-06-23T17:39:00Z"/>
        </w:rPr>
      </w:pPr>
      <w:ins w:id="698" w:author="Ivan Lopez" w:date="2015-06-23T17:39:00Z">
        <w:r w:rsidRPr="00795985">
          <w:rPr>
            <w:lang w:val="es-PY"/>
          </w:rPr>
          <w:t xml:space="preserve">Finalmente </w:t>
        </w:r>
        <w:r w:rsidRPr="00795985">
          <w:t>en la Figura 5 y la Figura 6, se presentan la vista general de la interfaz de usuario final y  algunos de los elementos enriquecidos que son representados por el PIM del ejemplo anterior respectivamente. Las  vistas se obtienen una vez que se genera el código fuente correspondiente de la aplicación, a partir de la ejecución de las reglas de transformación que son definidas dentro de una plantilla. La metodología de transformación será presentada en el siguiente capítulo.</w:t>
        </w:r>
      </w:ins>
    </w:p>
    <w:p w:rsidR="00795985" w:rsidRPr="00795985" w:rsidRDefault="00795985" w:rsidP="00795985">
      <w:pPr>
        <w:spacing w:after="0"/>
        <w:rPr>
          <w:ins w:id="699" w:author="Ivan Lopez" w:date="2015-06-23T17:39:00Z"/>
        </w:rPr>
      </w:pPr>
    </w:p>
    <w:p w:rsidR="00795985" w:rsidRPr="00795985" w:rsidRDefault="00795985" w:rsidP="00795985">
      <w:pPr>
        <w:rPr>
          <w:ins w:id="700" w:author="Ivan Lopez" w:date="2015-06-23T17:39:00Z"/>
        </w:rPr>
      </w:pPr>
    </w:p>
    <w:p w:rsidR="00795985" w:rsidRPr="00795985" w:rsidRDefault="00C35821" w:rsidP="00795985">
      <w:pPr>
        <w:jc w:val="center"/>
        <w:rPr>
          <w:ins w:id="701" w:author="Ivan Lopez" w:date="2015-06-23T17:39:00Z"/>
        </w:rPr>
      </w:pPr>
      <w:ins w:id="702" w:author="Ivan Lopez" w:date="2015-06-23T17:39:00Z">
        <w:r>
          <w:rPr>
            <w:noProof/>
            <w:lang w:val="es-PY" w:eastAsia="es-PY"/>
            <w:rPrChange w:id="703">
              <w:rPr>
                <w:noProof/>
                <w:sz w:val="16"/>
                <w:szCs w:val="16"/>
                <w:lang w:val="es-PY" w:eastAsia="es-PY"/>
              </w:rPr>
            </w:rPrChange>
          </w:rPr>
          <w:lastRenderedPageBreak/>
          <w:drawing>
            <wp:inline distT="0" distB="0" distL="0" distR="0">
              <wp:extent cx="3803650" cy="3313434"/>
              <wp:effectExtent l="19050" t="0" r="6350" b="0"/>
              <wp:docPr id="15" name="13 Imagen" descr="Captura de pantalla 2015-05-26 00.3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26 00.30.05.png"/>
                      <pic:cNvPicPr/>
                    </pic:nvPicPr>
                    <pic:blipFill>
                      <a:blip r:embed="rId17" cstate="print"/>
                      <a:stretch>
                        <a:fillRect/>
                      </a:stretch>
                    </pic:blipFill>
                    <pic:spPr>
                      <a:xfrm>
                        <a:off x="0" y="0"/>
                        <a:ext cx="3805440" cy="3314993"/>
                      </a:xfrm>
                      <a:prstGeom prst="rect">
                        <a:avLst/>
                      </a:prstGeom>
                    </pic:spPr>
                  </pic:pic>
                </a:graphicData>
              </a:graphic>
            </wp:inline>
          </w:drawing>
        </w:r>
      </w:ins>
    </w:p>
    <w:p w:rsidR="00795985" w:rsidRPr="00795985" w:rsidRDefault="00795985" w:rsidP="00795985">
      <w:pPr>
        <w:spacing w:line="240" w:lineRule="auto"/>
        <w:rPr>
          <w:ins w:id="704" w:author="Ivan Lopez" w:date="2015-06-23T17:39:00Z"/>
          <w:bCs/>
          <w:color w:val="000000" w:themeColor="text1"/>
          <w:sz w:val="18"/>
          <w:szCs w:val="18"/>
        </w:rPr>
      </w:pPr>
      <w:ins w:id="705" w:author="Ivan Lopez" w:date="2015-06-23T17:39:00Z">
        <w:r w:rsidRPr="00795985">
          <w:t xml:space="preserve">       </w:t>
        </w:r>
        <w:r w:rsidRPr="00795985">
          <w:tab/>
        </w:r>
        <w:r w:rsidRPr="00795985">
          <w:tab/>
        </w:r>
        <w:r w:rsidRPr="00795985">
          <w:tab/>
        </w:r>
        <w:r w:rsidRPr="00795985">
          <w:rPr>
            <w:b/>
            <w:bCs/>
            <w:color w:val="000000" w:themeColor="text1"/>
            <w:sz w:val="18"/>
            <w:szCs w:val="18"/>
          </w:rPr>
          <w:t xml:space="preserve">   Figura </w:t>
        </w:r>
        <w:r w:rsidR="000705AC" w:rsidRPr="00795985">
          <w:rPr>
            <w:b/>
            <w:bCs/>
            <w:color w:val="000000" w:themeColor="text1"/>
            <w:sz w:val="18"/>
            <w:szCs w:val="18"/>
          </w:rPr>
          <w:fldChar w:fldCharType="begin"/>
        </w:r>
        <w:r w:rsidRPr="00795985">
          <w:rPr>
            <w:b/>
            <w:bCs/>
            <w:color w:val="000000" w:themeColor="text1"/>
            <w:sz w:val="18"/>
            <w:szCs w:val="18"/>
          </w:rPr>
          <w:instrText xml:space="preserve"> SEQ Figura \* ARABIC </w:instrText>
        </w:r>
        <w:r w:rsidR="000705AC" w:rsidRPr="00795985">
          <w:rPr>
            <w:b/>
            <w:bCs/>
            <w:color w:val="000000" w:themeColor="text1"/>
            <w:sz w:val="18"/>
            <w:szCs w:val="18"/>
          </w:rPr>
          <w:fldChar w:fldCharType="separate"/>
        </w:r>
      </w:ins>
      <w:ins w:id="706" w:author="marcazal" w:date="2015-09-08T07:16:00Z">
        <w:r w:rsidR="00287A2D">
          <w:rPr>
            <w:b/>
            <w:bCs/>
            <w:noProof/>
            <w:color w:val="000000" w:themeColor="text1"/>
            <w:sz w:val="18"/>
            <w:szCs w:val="18"/>
          </w:rPr>
          <w:t>9</w:t>
        </w:r>
      </w:ins>
      <w:ins w:id="707" w:author="Ivan Lopez" w:date="2015-09-07T10:53:00Z">
        <w:del w:id="708" w:author="marcazal" w:date="2015-09-08T07:16:00Z">
          <w:r w:rsidR="00894E04" w:rsidDel="00287A2D">
            <w:rPr>
              <w:b/>
              <w:bCs/>
              <w:noProof/>
              <w:color w:val="000000" w:themeColor="text1"/>
              <w:sz w:val="18"/>
              <w:szCs w:val="18"/>
            </w:rPr>
            <w:delText>8</w:delText>
          </w:r>
        </w:del>
      </w:ins>
      <w:ins w:id="709" w:author="Ivan Lopez" w:date="2015-06-23T17:39:00Z">
        <w:r w:rsidR="000705AC" w:rsidRPr="00795985">
          <w:rPr>
            <w:b/>
            <w:bCs/>
            <w:color w:val="000000" w:themeColor="text1"/>
            <w:sz w:val="18"/>
            <w:szCs w:val="18"/>
          </w:rPr>
          <w:fldChar w:fldCharType="end"/>
        </w:r>
        <w:r w:rsidRPr="00795985">
          <w:rPr>
            <w:bCs/>
            <w:color w:val="000000" w:themeColor="text1"/>
            <w:sz w:val="18"/>
            <w:szCs w:val="18"/>
          </w:rPr>
          <w:t xml:space="preserve"> Interfaz final obtenida a partir del PIM de ejemplo</w:t>
        </w:r>
      </w:ins>
    </w:p>
    <w:p w:rsidR="00795985" w:rsidRPr="00795985" w:rsidRDefault="00795985" w:rsidP="00795985">
      <w:pPr>
        <w:rPr>
          <w:ins w:id="710" w:author="Ivan Lopez" w:date="2015-06-23T17:39:00Z"/>
        </w:rPr>
      </w:pPr>
    </w:p>
    <w:p w:rsidR="00795985" w:rsidRPr="00795985" w:rsidRDefault="00C35821" w:rsidP="00795985">
      <w:pPr>
        <w:keepNext/>
        <w:rPr>
          <w:ins w:id="711" w:author="Ivan Lopez" w:date="2015-06-23T17:39:00Z"/>
        </w:rPr>
      </w:pPr>
      <w:ins w:id="712" w:author="Ivan Lopez" w:date="2015-06-23T17:39:00Z">
        <w:r>
          <w:rPr>
            <w:noProof/>
            <w:lang w:val="es-PY" w:eastAsia="es-PY"/>
            <w:rPrChange w:id="713">
              <w:rPr>
                <w:noProof/>
                <w:sz w:val="16"/>
                <w:szCs w:val="16"/>
                <w:lang w:val="es-PY" w:eastAsia="es-PY"/>
              </w:rPr>
            </w:rPrChange>
          </w:rPr>
          <w:drawing>
            <wp:inline distT="0" distB="0" distL="0" distR="0">
              <wp:extent cx="5400040" cy="3066415"/>
              <wp:effectExtent l="19050" t="0" r="0" b="0"/>
              <wp:docPr id="16" name="4 Imagen" descr="g35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3590.png"/>
                      <pic:cNvPicPr/>
                    </pic:nvPicPr>
                    <pic:blipFill>
                      <a:blip r:embed="rId18" cstate="print"/>
                      <a:stretch>
                        <a:fillRect/>
                      </a:stretch>
                    </pic:blipFill>
                    <pic:spPr>
                      <a:xfrm>
                        <a:off x="0" y="0"/>
                        <a:ext cx="5400040" cy="3066415"/>
                      </a:xfrm>
                      <a:prstGeom prst="rect">
                        <a:avLst/>
                      </a:prstGeom>
                    </pic:spPr>
                  </pic:pic>
                </a:graphicData>
              </a:graphic>
            </wp:inline>
          </w:drawing>
        </w:r>
      </w:ins>
    </w:p>
    <w:p w:rsidR="00795985" w:rsidRPr="00795985" w:rsidRDefault="00795985" w:rsidP="00795985">
      <w:pPr>
        <w:spacing w:line="240" w:lineRule="auto"/>
        <w:rPr>
          <w:ins w:id="714" w:author="Ivan Lopez" w:date="2015-06-23T17:39:00Z"/>
          <w:bCs/>
          <w:color w:val="000000" w:themeColor="text1"/>
          <w:sz w:val="18"/>
          <w:szCs w:val="18"/>
        </w:rPr>
      </w:pPr>
      <w:ins w:id="715" w:author="Ivan Lopez" w:date="2015-06-23T17:39:00Z">
        <w:r w:rsidRPr="00795985">
          <w:rPr>
            <w:b/>
            <w:bCs/>
            <w:color w:val="000000" w:themeColor="text1"/>
            <w:sz w:val="18"/>
            <w:szCs w:val="18"/>
          </w:rPr>
          <w:t xml:space="preserve">                    Figura </w:t>
        </w:r>
        <w:r w:rsidR="000705AC" w:rsidRPr="00795985">
          <w:rPr>
            <w:b/>
            <w:bCs/>
            <w:color w:val="000000" w:themeColor="text1"/>
            <w:sz w:val="18"/>
            <w:szCs w:val="18"/>
          </w:rPr>
          <w:fldChar w:fldCharType="begin"/>
        </w:r>
        <w:r w:rsidRPr="00795985">
          <w:rPr>
            <w:b/>
            <w:bCs/>
            <w:color w:val="000000" w:themeColor="text1"/>
            <w:sz w:val="18"/>
            <w:szCs w:val="18"/>
          </w:rPr>
          <w:instrText xml:space="preserve"> SEQ Figura \* ARABIC </w:instrText>
        </w:r>
        <w:r w:rsidR="000705AC" w:rsidRPr="00795985">
          <w:rPr>
            <w:b/>
            <w:bCs/>
            <w:color w:val="000000" w:themeColor="text1"/>
            <w:sz w:val="18"/>
            <w:szCs w:val="18"/>
          </w:rPr>
          <w:fldChar w:fldCharType="separate"/>
        </w:r>
      </w:ins>
      <w:ins w:id="716" w:author="marcazal" w:date="2015-09-08T07:16:00Z">
        <w:r w:rsidR="00287A2D">
          <w:rPr>
            <w:b/>
            <w:bCs/>
            <w:noProof/>
            <w:color w:val="000000" w:themeColor="text1"/>
            <w:sz w:val="18"/>
            <w:szCs w:val="18"/>
          </w:rPr>
          <w:t>10</w:t>
        </w:r>
      </w:ins>
      <w:ins w:id="717" w:author="Ivan Lopez" w:date="2015-09-07T10:53:00Z">
        <w:del w:id="718" w:author="marcazal" w:date="2015-09-08T07:16:00Z">
          <w:r w:rsidR="00894E04" w:rsidDel="00287A2D">
            <w:rPr>
              <w:b/>
              <w:bCs/>
              <w:noProof/>
              <w:color w:val="000000" w:themeColor="text1"/>
              <w:sz w:val="18"/>
              <w:szCs w:val="18"/>
            </w:rPr>
            <w:delText>9</w:delText>
          </w:r>
        </w:del>
      </w:ins>
      <w:ins w:id="719" w:author="Ivan Lopez" w:date="2015-06-23T17:39:00Z">
        <w:r w:rsidR="000705AC" w:rsidRPr="00795985">
          <w:rPr>
            <w:b/>
            <w:bCs/>
            <w:color w:val="000000" w:themeColor="text1"/>
            <w:sz w:val="18"/>
            <w:szCs w:val="18"/>
          </w:rPr>
          <w:fldChar w:fldCharType="end"/>
        </w:r>
        <w:r w:rsidRPr="00795985">
          <w:rPr>
            <w:bCs/>
            <w:color w:val="000000" w:themeColor="text1"/>
            <w:sz w:val="18"/>
            <w:szCs w:val="18"/>
          </w:rPr>
          <w:t xml:space="preserve"> Elementos enriquecidos y validaciones de campos que forman parte de la aplicación</w:t>
        </w:r>
      </w:ins>
    </w:p>
    <w:p w:rsidR="00795985" w:rsidRPr="00795985" w:rsidRDefault="00795985" w:rsidP="00795985">
      <w:pPr>
        <w:rPr>
          <w:ins w:id="720" w:author="Ivan Lopez" w:date="2015-06-23T17:39:00Z"/>
        </w:rPr>
      </w:pPr>
    </w:p>
    <w:p w:rsidR="00795985" w:rsidRPr="00795985" w:rsidRDefault="00795985" w:rsidP="00795985">
      <w:pPr>
        <w:rPr>
          <w:ins w:id="721" w:author="Ivan Lopez" w:date="2015-06-23T17:39:00Z"/>
          <w:lang w:val="es-PY"/>
        </w:rPr>
      </w:pPr>
      <w:commentRangeStart w:id="722"/>
      <w:commentRangeStart w:id="723"/>
      <w:ins w:id="724" w:author="Ivan Lopez" w:date="2015-06-23T17:39:00Z">
        <w:r w:rsidRPr="00795985">
          <w:t>En</w:t>
        </w:r>
        <w:commentRangeEnd w:id="722"/>
        <w:r w:rsidRPr="00795985">
          <w:rPr>
            <w:sz w:val="16"/>
            <w:szCs w:val="16"/>
          </w:rPr>
          <w:commentReference w:id="722"/>
        </w:r>
        <w:r w:rsidRPr="00795985">
          <w:t xml:space="preserve"> este </w:t>
        </w:r>
        <w:r w:rsidRPr="00795985">
          <w:rPr>
            <w:lang w:val="es-PY"/>
          </w:rPr>
          <w:t xml:space="preserve">capítulo se presentó  primeramente el proceso de desarrollo de la propuesta, la cual incluye la etapa de modelado de los PIM de presentación de una aplicación. La presentación de una aplicación en </w:t>
        </w:r>
        <w:proofErr w:type="spellStart"/>
        <w:r w:rsidRPr="00795985">
          <w:rPr>
            <w:lang w:val="es-PY"/>
          </w:rPr>
          <w:t>MoWebA</w:t>
        </w:r>
        <w:proofErr w:type="spellEnd"/>
        <w:r w:rsidRPr="00795985">
          <w:rPr>
            <w:lang w:val="es-PY"/>
          </w:rPr>
          <w:t xml:space="preserve"> incluye al contenido, que abarca a los distintos elementos de interfaz RIA o tradicionales, como así también la posición  o ubicación de estos elementos </w:t>
        </w:r>
        <w:r w:rsidRPr="00795985">
          <w:rPr>
            <w:lang w:val="es-PY"/>
          </w:rPr>
          <w:lastRenderedPageBreak/>
          <w:t xml:space="preserve">dentro de las páginas.  Los elementos que forman parte de la extensión llevada a cabo a la metodología web </w:t>
        </w:r>
        <w:proofErr w:type="spellStart"/>
        <w:r w:rsidRPr="00795985">
          <w:rPr>
            <w:lang w:val="es-PY"/>
          </w:rPr>
          <w:t>MoWebA</w:t>
        </w:r>
        <w:proofErr w:type="spellEnd"/>
        <w:r w:rsidRPr="00795985">
          <w:rPr>
            <w:lang w:val="es-PY"/>
          </w:rPr>
          <w:t xml:space="preserve">, precisamente a nivel de contenido, son los </w:t>
        </w:r>
        <w:proofErr w:type="spellStart"/>
        <w:r w:rsidRPr="00795985">
          <w:rPr>
            <w:lang w:val="es-PY"/>
          </w:rPr>
          <w:t>widgets</w:t>
        </w:r>
        <w:proofErr w:type="spellEnd"/>
        <w:r w:rsidRPr="00795985">
          <w:rPr>
            <w:lang w:val="es-PY"/>
          </w:rPr>
          <w:t xml:space="preserve"> </w:t>
        </w:r>
        <w:proofErr w:type="spellStart"/>
        <w:r w:rsidRPr="00795985">
          <w:rPr>
            <w:lang w:val="es-PY"/>
          </w:rPr>
          <w:t>richDatePicker</w:t>
        </w:r>
        <w:proofErr w:type="spellEnd"/>
        <w:r w:rsidRPr="00795985">
          <w:rPr>
            <w:lang w:val="es-PY"/>
          </w:rPr>
          <w:t xml:space="preserve">, </w:t>
        </w:r>
        <w:proofErr w:type="spellStart"/>
        <w:r w:rsidRPr="00795985">
          <w:rPr>
            <w:lang w:val="es-PY"/>
          </w:rPr>
          <w:t>richAutoSuggest</w:t>
        </w:r>
        <w:proofErr w:type="spellEnd"/>
        <w:r w:rsidRPr="00795985">
          <w:rPr>
            <w:lang w:val="es-PY"/>
          </w:rPr>
          <w:t xml:space="preserve">, </w:t>
        </w:r>
        <w:proofErr w:type="spellStart"/>
        <w:r w:rsidRPr="00795985">
          <w:rPr>
            <w:lang w:val="es-PY"/>
          </w:rPr>
          <w:t>richToolTip</w:t>
        </w:r>
        <w:proofErr w:type="spellEnd"/>
        <w:r w:rsidRPr="00795985">
          <w:rPr>
            <w:lang w:val="es-PY"/>
          </w:rPr>
          <w:t xml:space="preserve">, </w:t>
        </w:r>
        <w:proofErr w:type="spellStart"/>
        <w:r w:rsidRPr="00795985">
          <w:rPr>
            <w:lang w:val="es-PY"/>
          </w:rPr>
          <w:t>richTabs</w:t>
        </w:r>
        <w:proofErr w:type="spellEnd"/>
        <w:r w:rsidRPr="00795985">
          <w:rPr>
            <w:lang w:val="es-PY"/>
          </w:rPr>
          <w:t xml:space="preserve">  y </w:t>
        </w:r>
        <w:proofErr w:type="spellStart"/>
        <w:r w:rsidRPr="00795985">
          <w:rPr>
            <w:lang w:val="es-PY"/>
          </w:rPr>
          <w:t>richAccordion</w:t>
        </w:r>
        <w:proofErr w:type="spellEnd"/>
        <w:r w:rsidRPr="00795985">
          <w:rPr>
            <w:lang w:val="es-PY"/>
          </w:rPr>
          <w:t xml:space="preserve">. También se adicionó a los elementos ya existentes de la metodología,  la validación de los campos dentro de un formulario por medio de la extensión </w:t>
        </w:r>
        <w:proofErr w:type="spellStart"/>
        <w:r w:rsidRPr="00795985">
          <w:rPr>
            <w:lang w:val="es-PY"/>
          </w:rPr>
          <w:t>richFieldLiveValidation</w:t>
        </w:r>
        <w:proofErr w:type="spellEnd"/>
        <w:r w:rsidRPr="00795985">
          <w:rPr>
            <w:lang w:val="es-PY"/>
          </w:rPr>
          <w:t xml:space="preserve">. </w:t>
        </w:r>
      </w:ins>
    </w:p>
    <w:p w:rsidR="00795985" w:rsidRPr="00795985" w:rsidRDefault="00795985" w:rsidP="00795985">
      <w:pPr>
        <w:rPr>
          <w:ins w:id="725" w:author="Ivan Lopez" w:date="2015-06-23T17:39:00Z"/>
          <w:lang w:val="es-PY"/>
        </w:rPr>
      </w:pPr>
      <w:ins w:id="726" w:author="Ivan Lopez" w:date="2015-06-23T17:39:00Z">
        <w:r w:rsidRPr="00795985">
          <w:rPr>
            <w:lang w:val="es-PY"/>
          </w:rPr>
          <w:t xml:space="preserve">Todos estos nuevos elementos primeramente fueron agregados al </w:t>
        </w:r>
        <w:proofErr w:type="spellStart"/>
        <w:r w:rsidRPr="00795985">
          <w:rPr>
            <w:lang w:val="es-PY"/>
          </w:rPr>
          <w:t>metamodelo</w:t>
        </w:r>
        <w:proofErr w:type="spellEnd"/>
        <w:r w:rsidRPr="00795985">
          <w:rPr>
            <w:lang w:val="es-PY"/>
          </w:rPr>
          <w:t xml:space="preserve"> de contenido para la representación de la sintaxis abstracta de cada uno de ellos. A partir de esta definición, se presentó el perfil de contenido, que extiende a UML permitiendo expresar la sintaxis concreta de </w:t>
        </w:r>
        <w:proofErr w:type="spellStart"/>
        <w:r w:rsidRPr="00795985">
          <w:rPr>
            <w:lang w:val="es-PY"/>
          </w:rPr>
          <w:t>MoWebA</w:t>
        </w:r>
        <w:proofErr w:type="spellEnd"/>
        <w:r w:rsidRPr="00795985">
          <w:rPr>
            <w:lang w:val="es-PY"/>
          </w:rPr>
          <w:t>. En el perfil de contenido, se describió cada uno de los nuevos elementos agregados, con el detalle de cada uno de sus valores etiquetados, que son necesarios para expresar las características que van a tener los widgets, como así también el elemento de validación de campos. También se presentó el perfil de posicionamiento, en donde se mostró como se establecen las coordenadas de cada uno de los elementos.</w:t>
        </w:r>
      </w:ins>
    </w:p>
    <w:p w:rsidR="00795985" w:rsidRPr="00795985" w:rsidRDefault="00795985" w:rsidP="00795985">
      <w:pPr>
        <w:rPr>
          <w:ins w:id="727" w:author="Ivan Lopez" w:date="2015-06-23T17:39:00Z"/>
          <w:lang w:val="es-PY"/>
        </w:rPr>
      </w:pPr>
      <w:ins w:id="728" w:author="Ivan Lopez" w:date="2015-06-23T17:39:00Z">
        <w:r w:rsidRPr="00795985">
          <w:rPr>
            <w:lang w:val="es-PY"/>
          </w:rPr>
          <w:t xml:space="preserve">Finalmente se ilustró un ejemplo de PIM con las extensiones RIA propuestas a </w:t>
        </w:r>
        <w:proofErr w:type="spellStart"/>
        <w:r w:rsidRPr="00795985">
          <w:rPr>
            <w:lang w:val="es-PY"/>
          </w:rPr>
          <w:t>MoWebA</w:t>
        </w:r>
        <w:proofErr w:type="spellEnd"/>
        <w:r w:rsidRPr="00795985">
          <w:rPr>
            <w:lang w:val="es-PY"/>
          </w:rPr>
          <w:t>, junto a algunas vistas  de tomas de pantalla de la aplicación.</w:t>
        </w:r>
        <w:commentRangeEnd w:id="723"/>
        <w:r w:rsidRPr="00795985">
          <w:rPr>
            <w:sz w:val="16"/>
            <w:szCs w:val="16"/>
          </w:rPr>
          <w:commentReference w:id="723"/>
        </w:r>
      </w:ins>
    </w:p>
    <w:p w:rsidR="00BF0F4B" w:rsidRPr="000A4782" w:rsidRDefault="00BF0F4B" w:rsidP="003A5F57">
      <w:pPr>
        <w:spacing w:after="0"/>
        <w:rPr>
          <w:b/>
        </w:rPr>
      </w:pPr>
    </w:p>
    <w:p w:rsidR="00C65AEA" w:rsidRPr="00BA0CA9" w:rsidRDefault="00C65AEA" w:rsidP="00C65AEA">
      <w:pPr>
        <w:spacing w:after="0"/>
        <w:rPr>
          <w:b/>
          <w:caps/>
          <w:sz w:val="28"/>
        </w:rPr>
      </w:pPr>
      <w:r w:rsidRPr="00BA0CA9">
        <w:rPr>
          <w:b/>
          <w:caps/>
          <w:sz w:val="28"/>
        </w:rPr>
        <w:t xml:space="preserve">Capitulo 4 </w:t>
      </w:r>
      <w:r>
        <w:rPr>
          <w:b/>
          <w:caps/>
          <w:sz w:val="28"/>
        </w:rPr>
        <w:t>–</w:t>
      </w:r>
      <w:r w:rsidRPr="00BA0CA9">
        <w:rPr>
          <w:b/>
          <w:caps/>
          <w:sz w:val="28"/>
        </w:rPr>
        <w:t xml:space="preserve"> </w:t>
      </w:r>
      <w:r>
        <w:rPr>
          <w:b/>
          <w:caps/>
          <w:sz w:val="28"/>
        </w:rPr>
        <w:t xml:space="preserve">La </w:t>
      </w:r>
      <w:r w:rsidRPr="00BA0CA9">
        <w:rPr>
          <w:b/>
          <w:caps/>
          <w:sz w:val="28"/>
        </w:rPr>
        <w:t xml:space="preserve">Transformación de modelo a texto (M2T) </w:t>
      </w:r>
      <w:r>
        <w:rPr>
          <w:b/>
          <w:caps/>
          <w:sz w:val="28"/>
        </w:rPr>
        <w:t>para el diagrama de contenido de moweba</w:t>
      </w:r>
    </w:p>
    <w:p w:rsidR="00C65AEA" w:rsidRPr="00616FC2" w:rsidRDefault="00C65AEA" w:rsidP="00C65AEA">
      <w:pPr>
        <w:spacing w:after="0"/>
        <w:rPr>
          <w:caps/>
        </w:rPr>
      </w:pPr>
    </w:p>
    <w:p w:rsidR="00C65AEA" w:rsidRPr="00BA0CA9" w:rsidRDefault="00C65AEA" w:rsidP="00C65AEA">
      <w:pPr>
        <w:spacing w:after="0"/>
        <w:rPr>
          <w:b/>
          <w:caps/>
        </w:rPr>
      </w:pPr>
      <w:r w:rsidRPr="00BA0CA9">
        <w:rPr>
          <w:b/>
          <w:caps/>
        </w:rPr>
        <w:t>4.1 Introducción</w:t>
      </w:r>
    </w:p>
    <w:p w:rsidR="00C65AEA" w:rsidRDefault="00C65AEA" w:rsidP="00C65AEA">
      <w:pPr>
        <w:spacing w:after="0"/>
        <w:rPr>
          <w:caps/>
        </w:rPr>
      </w:pPr>
    </w:p>
    <w:p w:rsidR="00C65AEA" w:rsidRDefault="00C65AEA" w:rsidP="00C65AEA">
      <w:pPr>
        <w:spacing w:after="0"/>
        <w:rPr>
          <w:lang w:val="es-PY"/>
        </w:rPr>
      </w:pPr>
      <w:r>
        <w:t>En capítulo</w:t>
      </w:r>
      <w:r>
        <w:rPr>
          <w:lang w:val="es-PY"/>
        </w:rPr>
        <w:t xml:space="preserve"> anterior se ha visto el </w:t>
      </w:r>
      <w:proofErr w:type="spellStart"/>
      <w:r>
        <w:rPr>
          <w:lang w:val="es-PY"/>
        </w:rPr>
        <w:t>metamodelo</w:t>
      </w:r>
      <w:proofErr w:type="spellEnd"/>
      <w:r>
        <w:rPr>
          <w:lang w:val="es-PY"/>
        </w:rPr>
        <w:t xml:space="preserve"> de contenido (</w:t>
      </w:r>
      <w:r w:rsidRPr="00F36EB8">
        <w:rPr>
          <w:i/>
          <w:lang w:val="es-PY"/>
        </w:rPr>
        <w:t>Content</w:t>
      </w:r>
      <w:r>
        <w:rPr>
          <w:lang w:val="es-PY"/>
        </w:rPr>
        <w:t xml:space="preserve">) para la representación de la sintaxis abstracta de </w:t>
      </w:r>
      <w:proofErr w:type="spellStart"/>
      <w:r>
        <w:rPr>
          <w:lang w:val="es-PY"/>
        </w:rPr>
        <w:t>MoWebA</w:t>
      </w:r>
      <w:proofErr w:type="spellEnd"/>
      <w:r>
        <w:rPr>
          <w:lang w:val="es-PY"/>
        </w:rPr>
        <w:t xml:space="preserve"> con la nueva clasificación de elementos de interfaz, en la cual aparecen </w:t>
      </w:r>
      <w:commentRangeStart w:id="729"/>
      <w:r>
        <w:rPr>
          <w:lang w:val="es-PY"/>
        </w:rPr>
        <w:t xml:space="preserve">a diferencia de </w:t>
      </w:r>
      <w:proofErr w:type="spellStart"/>
      <w:r>
        <w:rPr>
          <w:lang w:val="es-PY"/>
        </w:rPr>
        <w:t>MoWebA</w:t>
      </w:r>
      <w:proofErr w:type="spellEnd"/>
      <w:r>
        <w:rPr>
          <w:lang w:val="es-PY"/>
        </w:rPr>
        <w:t xml:space="preserve"> tradicional que contempla elementos para la web 1.0, elementos enriquecidos que son comunes en las aplicaciones RIAS</w:t>
      </w:r>
      <w:commentRangeEnd w:id="729"/>
      <w:r>
        <w:rPr>
          <w:rStyle w:val="Refdecomentario"/>
        </w:rPr>
        <w:commentReference w:id="729"/>
      </w:r>
      <w:r>
        <w:rPr>
          <w:lang w:val="es-PY"/>
        </w:rPr>
        <w:t xml:space="preserve">. También junto al </w:t>
      </w:r>
      <w:proofErr w:type="spellStart"/>
      <w:r>
        <w:rPr>
          <w:lang w:val="es-PY"/>
        </w:rPr>
        <w:t>metamodelo</w:t>
      </w:r>
      <w:proofErr w:type="spellEnd"/>
      <w:r>
        <w:rPr>
          <w:lang w:val="es-PY"/>
        </w:rPr>
        <w:t xml:space="preserve"> de contenido, se presentó el </w:t>
      </w:r>
      <w:proofErr w:type="spellStart"/>
      <w:r>
        <w:rPr>
          <w:lang w:val="es-PY"/>
        </w:rPr>
        <w:t>metamodelo</w:t>
      </w:r>
      <w:proofErr w:type="spellEnd"/>
      <w:r>
        <w:rPr>
          <w:lang w:val="es-PY"/>
        </w:rPr>
        <w:t xml:space="preserve"> de estructura (</w:t>
      </w:r>
      <w:proofErr w:type="spellStart"/>
      <w:r w:rsidRPr="00F36EB8">
        <w:rPr>
          <w:i/>
          <w:lang w:val="es-PY"/>
        </w:rPr>
        <w:t>Layout</w:t>
      </w:r>
      <w:proofErr w:type="spellEnd"/>
      <w:r>
        <w:rPr>
          <w:lang w:val="es-PY"/>
        </w:rPr>
        <w:t xml:space="preserve">), que permite definir la posición de los diferentes elementos del </w:t>
      </w:r>
      <w:proofErr w:type="spellStart"/>
      <w:r>
        <w:rPr>
          <w:lang w:val="es-PY"/>
        </w:rPr>
        <w:t>metamodelo</w:t>
      </w:r>
      <w:proofErr w:type="spellEnd"/>
      <w:r>
        <w:rPr>
          <w:lang w:val="es-PY"/>
        </w:rPr>
        <w:t xml:space="preserve"> de contenido, dentro de una página en particular. Al finalizar la presentación de los </w:t>
      </w:r>
      <w:proofErr w:type="spellStart"/>
      <w:r>
        <w:rPr>
          <w:lang w:val="es-PY"/>
        </w:rPr>
        <w:t>metamodelos</w:t>
      </w:r>
      <w:proofErr w:type="spellEnd"/>
      <w:r>
        <w:rPr>
          <w:lang w:val="es-PY"/>
        </w:rPr>
        <w:t xml:space="preserve">, se dio pié a los perfiles para el modelado de los </w:t>
      </w:r>
      <w:r w:rsidRPr="0055043B">
        <w:rPr>
          <w:i/>
          <w:lang w:val="es-PY"/>
        </w:rPr>
        <w:t>PIM</w:t>
      </w:r>
      <w:r>
        <w:rPr>
          <w:i/>
          <w:lang w:val="es-PY"/>
        </w:rPr>
        <w:t xml:space="preserve"> </w:t>
      </w:r>
      <w:r>
        <w:rPr>
          <w:lang w:val="es-PY"/>
        </w:rPr>
        <w:t xml:space="preserve">de la aplicación, extendiendo a UML con las características nuevas propias del DSL </w:t>
      </w:r>
      <w:proofErr w:type="spellStart"/>
      <w:r>
        <w:rPr>
          <w:lang w:val="es-PY"/>
        </w:rPr>
        <w:t>MoWebA</w:t>
      </w:r>
      <w:proofErr w:type="spellEnd"/>
      <w:r>
        <w:rPr>
          <w:lang w:val="es-PY"/>
        </w:rPr>
        <w:t>, específicamente a lo concerniente a contenido y posición.</w:t>
      </w:r>
    </w:p>
    <w:p w:rsidR="00C65AEA" w:rsidRDefault="00C65AEA" w:rsidP="00C65AEA">
      <w:pPr>
        <w:spacing w:after="0"/>
        <w:rPr>
          <w:lang w:val="es-PY"/>
        </w:rPr>
      </w:pPr>
    </w:p>
    <w:p w:rsidR="00C65AEA" w:rsidRDefault="00C65AEA" w:rsidP="00C65AEA">
      <w:pPr>
        <w:spacing w:after="0"/>
        <w:rPr>
          <w:lang w:val="es-PY"/>
        </w:rPr>
      </w:pPr>
      <w:r>
        <w:rPr>
          <w:lang w:val="es-PY"/>
        </w:rPr>
        <w:t xml:space="preserve">En este capítulo, en primera instancia se presentarán algunos conceptos básicos acerca de la generación de código y los beneficios que aportan al proceso de desarrollo basado en modelos. </w:t>
      </w:r>
      <w:r>
        <w:t xml:space="preserve">El proceso  M2T puede tener varios objetivos finales, como  la generación, a partir de los modelos de documentación, código fuente, o cualquier componente de software necesario en una aplicación.  Aquí nos concentraremos en la generación de código fuente para la interfaz de usuario de una aplicación web representada por medio de modelos que han sido definidos en </w:t>
      </w:r>
      <w:proofErr w:type="spellStart"/>
      <w:r>
        <w:t>MoWebA</w:t>
      </w:r>
      <w:proofErr w:type="spellEnd"/>
      <w:r>
        <w:t xml:space="preserve">. </w:t>
      </w:r>
      <w:r>
        <w:rPr>
          <w:lang w:val="es-PY"/>
        </w:rPr>
        <w:t xml:space="preserve">Una  revisión de algunas de principales las herramientas M2T existentes en la actualidad se dará a conocer, para luego presentar a la herramienta M2T </w:t>
      </w:r>
      <w:proofErr w:type="spellStart"/>
      <w:r>
        <w:rPr>
          <w:lang w:val="es-PY"/>
        </w:rPr>
        <w:t>Acceleo</w:t>
      </w:r>
      <w:proofErr w:type="spellEnd"/>
      <w:r>
        <w:rPr>
          <w:lang w:val="es-PY"/>
        </w:rPr>
        <w:t xml:space="preserve"> que es la herramienta utilizada para la generación de código. </w:t>
      </w:r>
      <w:commentRangeStart w:id="730"/>
      <w:r>
        <w:rPr>
          <w:lang w:val="es-PY"/>
        </w:rPr>
        <w:t xml:space="preserve">Estas secciones están basadas en libro de </w:t>
      </w:r>
      <w:proofErr w:type="spellStart"/>
      <w:r>
        <w:rPr>
          <w:lang w:val="es-PY"/>
        </w:rPr>
        <w:t>Brambilla</w:t>
      </w:r>
      <w:proofErr w:type="spellEnd"/>
      <w:r>
        <w:rPr>
          <w:lang w:val="es-PY"/>
        </w:rPr>
        <w:t xml:space="preserve"> y </w:t>
      </w:r>
      <w:proofErr w:type="gramStart"/>
      <w:r>
        <w:rPr>
          <w:lang w:val="es-PY"/>
        </w:rPr>
        <w:t>otros</w:t>
      </w:r>
      <w:bookmarkStart w:id="731" w:name="BIB_m2012"/>
      <w:bookmarkStart w:id="732" w:name="B4B_m2012"/>
      <w:r w:rsidRPr="009957C4">
        <w:rPr>
          <w:rFonts w:ascii="Calibri" w:hAnsi="Calibri" w:cs="Calibri"/>
          <w:lang w:val="es-PY"/>
        </w:rPr>
        <w:t>[</w:t>
      </w:r>
      <w:bookmarkEnd w:id="731"/>
      <w:bookmarkEnd w:id="732"/>
      <w:proofErr w:type="gramEnd"/>
      <w:r w:rsidR="000705AC" w:rsidRPr="009957C4">
        <w:rPr>
          <w:rFonts w:ascii="Calibri" w:hAnsi="Calibri" w:cs="Calibri"/>
          <w:lang w:val="es-PY"/>
        </w:rPr>
        <w:fldChar w:fldCharType="begin"/>
      </w:r>
      <w:r w:rsidRPr="009957C4">
        <w:rPr>
          <w:rFonts w:ascii="Calibri" w:hAnsi="Calibri" w:cs="Calibri"/>
          <w:lang w:val="es-PY"/>
        </w:rPr>
        <w:instrText xml:space="preserve"> REF BIB_m2012 \* MERGEFORMAT </w:instrText>
      </w:r>
      <w:r w:rsidR="000705AC" w:rsidRPr="009957C4">
        <w:rPr>
          <w:rFonts w:ascii="Calibri" w:hAnsi="Calibri" w:cs="Calibri"/>
          <w:lang w:val="es-PY"/>
        </w:rPr>
        <w:fldChar w:fldCharType="separate"/>
      </w:r>
      <w:r w:rsidR="00894E04" w:rsidRPr="009957C4">
        <w:rPr>
          <w:rFonts w:ascii="Calibri" w:hAnsi="Calibri" w:cs="Calibri"/>
          <w:lang w:val="es-PY"/>
        </w:rPr>
        <w:t>[</w:t>
      </w:r>
      <w:r w:rsidR="000705AC" w:rsidRPr="009957C4">
        <w:rPr>
          <w:rFonts w:ascii="Calibri" w:hAnsi="Calibri" w:cs="Calibri"/>
          <w:lang w:val="es-PY"/>
        </w:rPr>
        <w:fldChar w:fldCharType="end"/>
      </w:r>
      <w:r w:rsidRPr="009957C4">
        <w:rPr>
          <w:rFonts w:ascii="Calibri" w:hAnsi="Calibri" w:cs="Calibri"/>
          <w:lang w:val="es-PY"/>
        </w:rPr>
        <w:t>]</w:t>
      </w:r>
      <w:r>
        <w:rPr>
          <w:lang w:val="es-PY"/>
        </w:rPr>
        <w:t>.</w:t>
      </w:r>
      <w:commentRangeEnd w:id="730"/>
      <w:r>
        <w:rPr>
          <w:rStyle w:val="Refdecomentario"/>
        </w:rPr>
        <w:commentReference w:id="730"/>
      </w:r>
    </w:p>
    <w:p w:rsidR="00C65AEA" w:rsidRDefault="00C65AEA" w:rsidP="00C65AEA">
      <w:pPr>
        <w:spacing w:after="0"/>
        <w:rPr>
          <w:lang w:val="es-PY"/>
        </w:rPr>
      </w:pPr>
    </w:p>
    <w:p w:rsidR="00C65AEA" w:rsidRDefault="00C65AEA" w:rsidP="00C65AEA">
      <w:pPr>
        <w:spacing w:after="0"/>
        <w:rPr>
          <w:lang w:val="es-PY"/>
        </w:rPr>
      </w:pPr>
      <w:r>
        <w:rPr>
          <w:lang w:val="es-PY"/>
        </w:rPr>
        <w:lastRenderedPageBreak/>
        <w:t>Seguidamente se presentará a las plantillas (</w:t>
      </w:r>
      <w:proofErr w:type="spellStart"/>
      <w:r w:rsidRPr="004027ED">
        <w:rPr>
          <w:i/>
          <w:lang w:val="es-PY"/>
        </w:rPr>
        <w:t>templates</w:t>
      </w:r>
      <w:proofErr w:type="spellEnd"/>
      <w:r>
        <w:rPr>
          <w:lang w:val="es-PY"/>
        </w:rPr>
        <w:t xml:space="preserve">) para llevar a cabo la transformación de los PIM de entrada de </w:t>
      </w:r>
      <w:proofErr w:type="spellStart"/>
      <w:r>
        <w:rPr>
          <w:lang w:val="es-PY"/>
        </w:rPr>
        <w:t>MoWebA</w:t>
      </w:r>
      <w:proofErr w:type="spellEnd"/>
      <w:r>
        <w:rPr>
          <w:lang w:val="es-PY"/>
        </w:rPr>
        <w:t xml:space="preserve"> correspondiente al contenido y a las plantillas de transformación para establecer la configuración de las posiciones de cada uno de los elementos del PIM. </w:t>
      </w:r>
    </w:p>
    <w:p w:rsidR="00C65AEA" w:rsidRDefault="00C65AEA" w:rsidP="00C65AEA">
      <w:pPr>
        <w:spacing w:after="0"/>
        <w:rPr>
          <w:lang w:val="es-PY"/>
        </w:rPr>
      </w:pPr>
    </w:p>
    <w:p w:rsidR="00C65AEA" w:rsidRDefault="00C65AEA" w:rsidP="00C65AEA">
      <w:pPr>
        <w:spacing w:after="0"/>
        <w:rPr>
          <w:lang w:val="es-PY"/>
        </w:rPr>
      </w:pPr>
      <w:r>
        <w:rPr>
          <w:lang w:val="es-PY"/>
        </w:rPr>
        <w:t xml:space="preserve">Finalmente se concluirá  el capítulo con un ejemplo de transformación M2T para PIM modelados con </w:t>
      </w:r>
      <w:proofErr w:type="spellStart"/>
      <w:r>
        <w:rPr>
          <w:lang w:val="es-PY"/>
        </w:rPr>
        <w:t>MoWebA</w:t>
      </w:r>
      <w:proofErr w:type="spellEnd"/>
      <w:r>
        <w:rPr>
          <w:lang w:val="es-PY"/>
        </w:rPr>
        <w:t>.</w:t>
      </w:r>
    </w:p>
    <w:p w:rsidR="00C65AEA" w:rsidRDefault="00C65AEA" w:rsidP="00C65AEA">
      <w:pPr>
        <w:spacing w:after="0"/>
        <w:rPr>
          <w:lang w:val="es-PY"/>
        </w:rPr>
      </w:pPr>
    </w:p>
    <w:p w:rsidR="00C65AEA" w:rsidRDefault="00C65AEA" w:rsidP="00C65AEA"/>
    <w:p w:rsidR="00C65AEA" w:rsidRDefault="00C65AEA" w:rsidP="00C65AEA">
      <w:commentRangeStart w:id="733"/>
      <w:r>
        <w:t xml:space="preserve">En el enfoque tomado en este trabajo, la generación de código es total a partir de los modelos de los PIM de entrada, para los elementos de la capa de presentación de </w:t>
      </w:r>
      <w:proofErr w:type="spellStart"/>
      <w:r>
        <w:t>MoWebA</w:t>
      </w:r>
      <w:proofErr w:type="spellEnd"/>
      <w:r>
        <w:t>.</w:t>
      </w:r>
      <w:commentRangeEnd w:id="733"/>
      <w:r>
        <w:rPr>
          <w:rStyle w:val="Refdecomentario"/>
        </w:rPr>
        <w:commentReference w:id="733"/>
      </w:r>
    </w:p>
    <w:p w:rsidR="00C65AEA" w:rsidRPr="00A96FE8" w:rsidRDefault="00C65AEA" w:rsidP="00C65AEA">
      <w:pPr>
        <w:rPr>
          <w:b/>
        </w:rPr>
      </w:pPr>
      <w:commentRangeStart w:id="734"/>
      <w:r>
        <w:t xml:space="preserve">En el contexto de este trabajo de fin de carrera, a generarse a partir de los modelos será HTML, </w:t>
      </w:r>
      <w:proofErr w:type="spellStart"/>
      <w:r>
        <w:t>Javascript</w:t>
      </w:r>
      <w:proofErr w:type="spellEnd"/>
      <w:r>
        <w:t xml:space="preserve"> para la representación de los distintos elementos de interfaz de </w:t>
      </w:r>
      <w:proofErr w:type="spellStart"/>
      <w:r>
        <w:t>MoWebA</w:t>
      </w:r>
      <w:proofErr w:type="spellEnd"/>
      <w:r>
        <w:t xml:space="preserve"> como así también CSS para el posicionamiento de estos elementos en las páginas.</w:t>
      </w:r>
      <w:commentRangeEnd w:id="734"/>
      <w:r>
        <w:rPr>
          <w:rStyle w:val="Refdecomentario"/>
        </w:rPr>
        <w:commentReference w:id="734"/>
      </w:r>
    </w:p>
    <w:p w:rsidR="00C65AEA" w:rsidRDefault="00C65AEA" w:rsidP="00C65AEA">
      <w:r>
        <w:t xml:space="preserve"> </w:t>
      </w:r>
      <w:commentRangeStart w:id="735"/>
      <w:r>
        <w:t xml:space="preserve">Para este trabajo de tesis, la herramienta M2T basado en plantillas </w:t>
      </w:r>
      <w:proofErr w:type="spellStart"/>
      <w:r>
        <w:t>Acceleo</w:t>
      </w:r>
      <w:proofErr w:type="spellEnd"/>
      <w:r>
        <w:t>, será la protagonista de llevar a cabo la transformación M2T de los modelos de entrada</w:t>
      </w:r>
      <w:commentRangeEnd w:id="735"/>
      <w:r>
        <w:rPr>
          <w:rStyle w:val="Refdecomentario"/>
        </w:rPr>
        <w:commentReference w:id="735"/>
      </w:r>
      <w:r>
        <w:t>.</w:t>
      </w:r>
    </w:p>
    <w:p w:rsidR="00C65AEA" w:rsidRPr="002E26B7" w:rsidRDefault="00C65AEA" w:rsidP="00C65AEA">
      <w:pPr>
        <w:rPr>
          <w:b/>
          <w:lang w:val="es-PY"/>
        </w:rPr>
      </w:pPr>
      <w:r>
        <w:rPr>
          <w:b/>
          <w:bCs/>
          <w:lang w:val="es-PY"/>
        </w:rPr>
        <w:t>4.5</w:t>
      </w:r>
      <w:r w:rsidRPr="002E26B7">
        <w:rPr>
          <w:b/>
          <w:bCs/>
          <w:lang w:val="es-PY"/>
        </w:rPr>
        <w:t>  LA HERRAMIENTA DE TRANSFORMACIÓN M2T ACCELEO</w:t>
      </w:r>
    </w:p>
    <w:p w:rsidR="00C65AEA" w:rsidRPr="002E26B7" w:rsidRDefault="00C65AEA" w:rsidP="00C65AEA">
      <w:pPr>
        <w:rPr>
          <w:b/>
          <w:lang w:val="es-PY"/>
        </w:rPr>
      </w:pPr>
      <w:proofErr w:type="spellStart"/>
      <w:r w:rsidRPr="008A6D69">
        <w:rPr>
          <w:i/>
          <w:lang w:val="es-PY"/>
        </w:rPr>
        <w:t>Acceleo</w:t>
      </w:r>
      <w:proofErr w:type="spellEnd"/>
      <w:r w:rsidRPr="002E26B7">
        <w:rPr>
          <w:lang w:val="es-PY"/>
        </w:rPr>
        <w:t xml:space="preserve"> posee varias características que la hacen interesante para la generación de código a partir de los modelos de entrada.</w:t>
      </w:r>
      <w:r>
        <w:rPr>
          <w:lang w:val="es-PY"/>
        </w:rPr>
        <w:t xml:space="preserve"> </w:t>
      </w:r>
      <w:proofErr w:type="spellStart"/>
      <w:r w:rsidRPr="000B30C0">
        <w:rPr>
          <w:i/>
          <w:lang w:val="es-PY"/>
        </w:rPr>
        <w:t>Acceleo</w:t>
      </w:r>
      <w:proofErr w:type="spellEnd"/>
      <w:r w:rsidRPr="002E26B7">
        <w:rPr>
          <w:lang w:val="es-PY"/>
        </w:rPr>
        <w:t xml:space="preserve"> es un generador de códigos de uso abierto (</w:t>
      </w:r>
      <w:r w:rsidRPr="002E26B7">
        <w:rPr>
          <w:i/>
          <w:iCs/>
          <w:lang w:val="es-PY"/>
        </w:rPr>
        <w:t xml:space="preserve">open </w:t>
      </w:r>
      <w:proofErr w:type="spellStart"/>
      <w:r w:rsidRPr="002E26B7">
        <w:rPr>
          <w:i/>
          <w:iCs/>
          <w:lang w:val="es-PY"/>
        </w:rPr>
        <w:t>source</w:t>
      </w:r>
      <w:proofErr w:type="spellEnd"/>
      <w:r w:rsidRPr="002E26B7">
        <w:rPr>
          <w:lang w:val="es-PY"/>
        </w:rPr>
        <w:t>).</w:t>
      </w:r>
      <w:r>
        <w:rPr>
          <w:lang w:val="es-PY"/>
        </w:rPr>
        <w:t xml:space="preserve"> </w:t>
      </w:r>
      <w:r w:rsidRPr="002E26B7">
        <w:rPr>
          <w:lang w:val="es-PY"/>
        </w:rPr>
        <w:t>Como tal es posible utilizarlo, bifurcarlo y contribuir con la evolución del proyecto. Cuenta con una gran comunidad (</w:t>
      </w:r>
      <w:r w:rsidRPr="008A6D69">
        <w:rPr>
          <w:i/>
          <w:lang w:val="es-PY"/>
        </w:rPr>
        <w:t xml:space="preserve">Eclipse </w:t>
      </w:r>
      <w:proofErr w:type="spellStart"/>
      <w:r w:rsidRPr="008A6D69">
        <w:rPr>
          <w:i/>
          <w:lang w:val="es-PY"/>
        </w:rPr>
        <w:t>Foundation</w:t>
      </w:r>
      <w:proofErr w:type="spellEnd"/>
      <w:r w:rsidRPr="002E26B7">
        <w:rPr>
          <w:lang w:val="es-PY"/>
        </w:rPr>
        <w:t>) que la mantiene.</w:t>
      </w:r>
      <w:r>
        <w:rPr>
          <w:b/>
          <w:bCs/>
          <w:lang w:val="es-PY"/>
        </w:rPr>
        <w:t xml:space="preserve"> </w:t>
      </w:r>
      <w:r>
        <w:rPr>
          <w:lang w:val="es-PY"/>
        </w:rPr>
        <w:t>E</w:t>
      </w:r>
      <w:r w:rsidRPr="002E26B7">
        <w:rPr>
          <w:lang w:val="es-PY"/>
        </w:rPr>
        <w:t xml:space="preserve">stá integrado con el IDE del </w:t>
      </w:r>
      <w:r w:rsidRPr="008A6D69">
        <w:rPr>
          <w:i/>
          <w:lang w:val="es-PY"/>
        </w:rPr>
        <w:t>Eclipse</w:t>
      </w:r>
      <w:r w:rsidRPr="002E26B7">
        <w:rPr>
          <w:lang w:val="es-PY"/>
        </w:rPr>
        <w:t xml:space="preserve">, un editor </w:t>
      </w:r>
      <w:r>
        <w:rPr>
          <w:lang w:val="es-PY"/>
        </w:rPr>
        <w:t>robusto</w:t>
      </w:r>
      <w:r w:rsidRPr="002E26B7">
        <w:rPr>
          <w:lang w:val="es-PY"/>
        </w:rPr>
        <w:t>, con corrector de sintaxis, detección de errores en tiempo real, soluciones rápidas, refactorización y mucho más. También contiene vistas dedicadas que ayudan a navegar amigablemente por el generador de código</w:t>
      </w:r>
      <w:r>
        <w:rPr>
          <w:b/>
          <w:bCs/>
          <w:lang w:val="es-PY"/>
        </w:rPr>
        <w:t>.</w:t>
      </w:r>
    </w:p>
    <w:p w:rsidR="00C65AEA" w:rsidRPr="002E26B7" w:rsidRDefault="00C65AEA" w:rsidP="00C65AEA">
      <w:pPr>
        <w:rPr>
          <w:b/>
          <w:lang w:val="es-PY"/>
        </w:rPr>
      </w:pPr>
      <w:r>
        <w:rPr>
          <w:lang w:val="es-PY"/>
        </w:rPr>
        <w:t>Por lo general, c</w:t>
      </w:r>
      <w:r w:rsidRPr="002E26B7">
        <w:rPr>
          <w:lang w:val="es-PY"/>
        </w:rPr>
        <w:t xml:space="preserve">on el generador de código, es fácil perderse en el código generado. De manera a manejar este inconveniente, </w:t>
      </w:r>
      <w:proofErr w:type="spellStart"/>
      <w:r w:rsidRPr="002E26B7">
        <w:rPr>
          <w:lang w:val="es-PY"/>
        </w:rPr>
        <w:t>Acceleo</w:t>
      </w:r>
      <w:proofErr w:type="spellEnd"/>
      <w:r w:rsidRPr="002E26B7">
        <w:rPr>
          <w:lang w:val="es-PY"/>
        </w:rPr>
        <w:t xml:space="preserve"> contiene un motor de trazabilidad que permite encontrar fácilmente, que elementos del modelo y que parte del generador (plantilla de transformación) ha</w:t>
      </w:r>
      <w:r>
        <w:rPr>
          <w:lang w:val="es-PY"/>
        </w:rPr>
        <w:t>n</w:t>
      </w:r>
      <w:r w:rsidRPr="002E26B7">
        <w:rPr>
          <w:lang w:val="es-PY"/>
        </w:rPr>
        <w:t xml:space="preserve"> sido utilizados para generar la pieza de código.</w:t>
      </w:r>
      <w:r>
        <w:rPr>
          <w:lang w:val="es-PY"/>
        </w:rPr>
        <w:t xml:space="preserve"> </w:t>
      </w:r>
      <w:r w:rsidRPr="002E26B7">
        <w:rPr>
          <w:lang w:val="es-PY"/>
        </w:rPr>
        <w:t>Generadores de código son a menudo limitados a un conjunto de tecnologías. Con el enfoque basado en </w:t>
      </w:r>
      <w:proofErr w:type="spellStart"/>
      <w:r w:rsidRPr="002E26B7">
        <w:rPr>
          <w:i/>
          <w:iCs/>
          <w:lang w:val="es-PY"/>
        </w:rPr>
        <w:t>templates</w:t>
      </w:r>
      <w:proofErr w:type="spellEnd"/>
      <w:r w:rsidRPr="002E26B7">
        <w:rPr>
          <w:lang w:val="es-PY"/>
        </w:rPr>
        <w:t>,  </w:t>
      </w:r>
      <w:proofErr w:type="spellStart"/>
      <w:r w:rsidRPr="007E5F62">
        <w:rPr>
          <w:i/>
          <w:lang w:val="es-PY"/>
        </w:rPr>
        <w:t>Acceleo</w:t>
      </w:r>
      <w:proofErr w:type="spellEnd"/>
      <w:r w:rsidRPr="002E26B7">
        <w:rPr>
          <w:lang w:val="es-PY"/>
        </w:rPr>
        <w:t xml:space="preserve"> puede generar código para cualquier tipo de lenguaje. Si es posible escribir la plantilla de transformación, </w:t>
      </w:r>
      <w:proofErr w:type="spellStart"/>
      <w:r w:rsidRPr="007E5F62">
        <w:rPr>
          <w:i/>
          <w:lang w:val="es-PY"/>
        </w:rPr>
        <w:t>Acceleo</w:t>
      </w:r>
      <w:proofErr w:type="spellEnd"/>
      <w:r w:rsidRPr="007E5F62">
        <w:rPr>
          <w:i/>
          <w:lang w:val="es-PY"/>
        </w:rPr>
        <w:t xml:space="preserve"> </w:t>
      </w:r>
      <w:r w:rsidRPr="002E26B7">
        <w:rPr>
          <w:lang w:val="es-PY"/>
        </w:rPr>
        <w:t>puede generar el código correspondiente.</w:t>
      </w:r>
    </w:p>
    <w:p w:rsidR="00C65AEA" w:rsidRDefault="00C65AEA" w:rsidP="00C65AEA">
      <w:pPr>
        <w:rPr>
          <w:lang w:val="es-PY"/>
        </w:rPr>
      </w:pPr>
      <w:r w:rsidRPr="002E26B7">
        <w:rPr>
          <w:lang w:val="es-PY"/>
        </w:rPr>
        <w:t>En algún momento podría considerarse adecuado modificar  manualmente el código generado por el </w:t>
      </w:r>
      <w:proofErr w:type="spellStart"/>
      <w:r w:rsidRPr="002E26B7">
        <w:rPr>
          <w:i/>
          <w:iCs/>
          <w:lang w:val="es-PY"/>
        </w:rPr>
        <w:t>template</w:t>
      </w:r>
      <w:proofErr w:type="spellEnd"/>
      <w:r w:rsidRPr="002E26B7">
        <w:rPr>
          <w:lang w:val="es-PY"/>
        </w:rPr>
        <w:t xml:space="preserve"> de transformación  y mantener las modificaciones manuales realizadas, en caso que se desea regenerar el código de la aplicación. </w:t>
      </w:r>
      <w:proofErr w:type="spellStart"/>
      <w:r>
        <w:rPr>
          <w:lang w:val="es-PY"/>
        </w:rPr>
        <w:t>Acceleo</w:t>
      </w:r>
      <w:proofErr w:type="spellEnd"/>
      <w:r>
        <w:rPr>
          <w:lang w:val="es-PY"/>
        </w:rPr>
        <w:t xml:space="preserve"> provee de tal flexibilidad, permitiendo llevar a cabo generaciones incrementales.</w:t>
      </w:r>
    </w:p>
    <w:p w:rsidR="00C65AEA" w:rsidRDefault="00C65AEA" w:rsidP="00C65AEA">
      <w:pPr>
        <w:rPr>
          <w:b/>
          <w:bCs/>
          <w:lang w:val="es-PY"/>
        </w:rPr>
      </w:pPr>
      <w:commentRangeStart w:id="736"/>
      <w:r>
        <w:rPr>
          <w:b/>
          <w:bCs/>
          <w:lang w:val="es-PY"/>
        </w:rPr>
        <w:t>4.6</w:t>
      </w:r>
      <w:r w:rsidRPr="002E26B7">
        <w:rPr>
          <w:b/>
          <w:bCs/>
          <w:lang w:val="es-PY"/>
        </w:rPr>
        <w:t xml:space="preserve"> METAMARCADORES DE ACCELEO</w:t>
      </w:r>
      <w:commentRangeEnd w:id="736"/>
      <w:r>
        <w:rPr>
          <w:rStyle w:val="Refdecomentario"/>
        </w:rPr>
        <w:commentReference w:id="736"/>
      </w:r>
    </w:p>
    <w:p w:rsidR="00C65AEA" w:rsidRPr="002E26B7" w:rsidRDefault="00C65AEA" w:rsidP="00C65AEA">
      <w:pPr>
        <w:rPr>
          <w:lang w:val="es-PY"/>
        </w:rPr>
      </w:pPr>
      <w:r>
        <w:rPr>
          <w:bCs/>
          <w:lang w:val="es-PY"/>
        </w:rPr>
        <w:t xml:space="preserve">Para obtener los datos de los modelos UML de entrada, </w:t>
      </w:r>
      <w:proofErr w:type="spellStart"/>
      <w:r>
        <w:rPr>
          <w:bCs/>
          <w:lang w:val="es-PY"/>
        </w:rPr>
        <w:t>Acceleo</w:t>
      </w:r>
      <w:proofErr w:type="spellEnd"/>
      <w:r>
        <w:rPr>
          <w:bCs/>
          <w:lang w:val="es-PY"/>
        </w:rPr>
        <w:t xml:space="preserve"> hace uso de los </w:t>
      </w:r>
      <w:proofErr w:type="spellStart"/>
      <w:r>
        <w:rPr>
          <w:bCs/>
          <w:lang w:val="es-PY"/>
        </w:rPr>
        <w:t>metamarcadores</w:t>
      </w:r>
      <w:proofErr w:type="spellEnd"/>
      <w:r>
        <w:rPr>
          <w:bCs/>
          <w:lang w:val="es-PY"/>
        </w:rPr>
        <w:t xml:space="preserve"> (</w:t>
      </w:r>
      <w:proofErr w:type="spellStart"/>
      <w:r w:rsidRPr="002E26B7">
        <w:rPr>
          <w:bCs/>
          <w:i/>
          <w:lang w:val="es-PY"/>
        </w:rPr>
        <w:t>tags</w:t>
      </w:r>
      <w:proofErr w:type="spellEnd"/>
      <w:r>
        <w:rPr>
          <w:bCs/>
          <w:lang w:val="es-PY"/>
        </w:rPr>
        <w:t xml:space="preserve">). Dentro de los </w:t>
      </w:r>
      <w:proofErr w:type="spellStart"/>
      <w:r>
        <w:rPr>
          <w:bCs/>
          <w:lang w:val="es-PY"/>
        </w:rPr>
        <w:t>metamarcadores</w:t>
      </w:r>
      <w:proofErr w:type="spellEnd"/>
      <w:r>
        <w:rPr>
          <w:bCs/>
          <w:lang w:val="es-PY"/>
        </w:rPr>
        <w:t xml:space="preserve"> más importantes pueden citarse los siguientes a continuación:</w:t>
      </w:r>
    </w:p>
    <w:p w:rsidR="00C65AEA" w:rsidRPr="00F70F7E" w:rsidRDefault="00C65AEA" w:rsidP="00C65AEA">
      <w:pPr>
        <w:rPr>
          <w:b/>
          <w:lang w:val="es-PY"/>
        </w:rPr>
      </w:pPr>
      <w:r w:rsidRPr="00F70F7E">
        <w:rPr>
          <w:b/>
          <w:lang w:val="es-PY"/>
        </w:rPr>
        <w:lastRenderedPageBreak/>
        <w:t>Archivos</w:t>
      </w:r>
      <w:r>
        <w:rPr>
          <w:b/>
          <w:iCs/>
          <w:lang w:val="es-PY"/>
        </w:rPr>
        <w:t>:</w:t>
      </w:r>
      <w:r w:rsidRPr="00F70F7E">
        <w:rPr>
          <w:b/>
          <w:lang w:val="es-PY"/>
        </w:rPr>
        <w:t> </w:t>
      </w:r>
      <w:r w:rsidRPr="002E26B7">
        <w:rPr>
          <w:lang w:val="es-PY"/>
        </w:rPr>
        <w:t xml:space="preserve">Para generar código, los archivos deben ser abiertos, </w:t>
      </w:r>
      <w:r>
        <w:rPr>
          <w:lang w:val="es-PY"/>
        </w:rPr>
        <w:t>re</w:t>
      </w:r>
      <w:r w:rsidRPr="002E26B7">
        <w:rPr>
          <w:lang w:val="es-PY"/>
        </w:rPr>
        <w:t>llenados y posteriormen</w:t>
      </w:r>
      <w:r>
        <w:rPr>
          <w:lang w:val="es-PY"/>
        </w:rPr>
        <w:t xml:space="preserve">te cerrados. En </w:t>
      </w:r>
      <w:proofErr w:type="spellStart"/>
      <w:r>
        <w:rPr>
          <w:lang w:val="es-PY"/>
        </w:rPr>
        <w:t>Acceleo</w:t>
      </w:r>
      <w:proofErr w:type="spellEnd"/>
      <w:r>
        <w:rPr>
          <w:lang w:val="es-PY"/>
        </w:rPr>
        <w:t>, existe</w:t>
      </w:r>
      <w:r w:rsidRPr="002E26B7">
        <w:rPr>
          <w:lang w:val="es-PY"/>
        </w:rPr>
        <w:t xml:space="preserve"> un </w:t>
      </w:r>
      <w:proofErr w:type="spellStart"/>
      <w:r w:rsidRPr="00005CDA">
        <w:rPr>
          <w:i/>
          <w:lang w:val="es-PY"/>
        </w:rPr>
        <w:t>tag</w:t>
      </w:r>
      <w:proofErr w:type="spellEnd"/>
      <w:r w:rsidRPr="002E26B7">
        <w:rPr>
          <w:lang w:val="es-PY"/>
        </w:rPr>
        <w:t xml:space="preserve"> de archivo</w:t>
      </w:r>
      <w:r>
        <w:rPr>
          <w:lang w:val="es-PY"/>
        </w:rPr>
        <w:t xml:space="preserve"> (</w:t>
      </w:r>
      <w:r w:rsidRPr="00F70F7E">
        <w:rPr>
          <w:i/>
          <w:lang w:val="es-PY"/>
        </w:rPr>
        <w:t>file</w:t>
      </w:r>
      <w:r>
        <w:rPr>
          <w:lang w:val="es-PY"/>
        </w:rPr>
        <w:t>) dedicado,</w:t>
      </w:r>
      <w:r w:rsidRPr="002E26B7">
        <w:rPr>
          <w:lang w:val="es-PY"/>
        </w:rPr>
        <w:t> </w:t>
      </w:r>
      <w:r>
        <w:rPr>
          <w:lang w:val="es-PY"/>
        </w:rPr>
        <w:t>el cual es utilizado </w:t>
      </w:r>
      <w:r w:rsidRPr="002E26B7">
        <w:rPr>
          <w:lang w:val="es-PY"/>
        </w:rPr>
        <w:t xml:space="preserve">para </w:t>
      </w:r>
      <w:r>
        <w:rPr>
          <w:lang w:val="es-PY"/>
        </w:rPr>
        <w:t xml:space="preserve">imprimir contenido </w:t>
      </w:r>
      <w:r w:rsidRPr="002E26B7">
        <w:rPr>
          <w:lang w:val="es-PY"/>
        </w:rPr>
        <w:t>creado entre el comienzo y el final del</w:t>
      </w:r>
      <w:r w:rsidRPr="00F70F7E">
        <w:rPr>
          <w:i/>
          <w:lang w:val="es-PY"/>
        </w:rPr>
        <w:t xml:space="preserve"> </w:t>
      </w:r>
      <w:proofErr w:type="spellStart"/>
      <w:r w:rsidRPr="00F70F7E">
        <w:rPr>
          <w:i/>
          <w:lang w:val="es-PY"/>
        </w:rPr>
        <w:t>tag</w:t>
      </w:r>
      <w:proofErr w:type="spellEnd"/>
      <w:r w:rsidRPr="00F70F7E">
        <w:rPr>
          <w:i/>
          <w:lang w:val="es-PY"/>
        </w:rPr>
        <w:t xml:space="preserve"> </w:t>
      </w:r>
      <w:proofErr w:type="spellStart"/>
      <w:r w:rsidRPr="00F70F7E">
        <w:rPr>
          <w:i/>
          <w:lang w:val="es-PY"/>
        </w:rPr>
        <w:t>file</w:t>
      </w:r>
      <w:proofErr w:type="spellEnd"/>
      <w:r w:rsidRPr="002E26B7">
        <w:rPr>
          <w:lang w:val="es-PY"/>
        </w:rPr>
        <w:t xml:space="preserve">. La ruta y el nombre de archivo son definidos por un atributo del </w:t>
      </w:r>
      <w:proofErr w:type="spellStart"/>
      <w:r w:rsidRPr="00005CDA">
        <w:rPr>
          <w:i/>
          <w:lang w:val="es-PY"/>
        </w:rPr>
        <w:t>tag</w:t>
      </w:r>
      <w:proofErr w:type="spellEnd"/>
      <w:r w:rsidRPr="002E26B7">
        <w:rPr>
          <w:lang w:val="es-PY"/>
        </w:rPr>
        <w:t>.</w:t>
      </w:r>
    </w:p>
    <w:p w:rsidR="00C65AEA" w:rsidRPr="002E26B7" w:rsidRDefault="00C65AEA" w:rsidP="00C65AEA">
      <w:pPr>
        <w:rPr>
          <w:lang w:val="es-PY"/>
        </w:rPr>
      </w:pPr>
      <w:r w:rsidRPr="00005CDA">
        <w:rPr>
          <w:b/>
          <w:lang w:val="es-PY"/>
        </w:rPr>
        <w:t>Estructura de control</w:t>
      </w:r>
      <w:r w:rsidRPr="002E26B7">
        <w:rPr>
          <w:lang w:val="es-PY"/>
        </w:rPr>
        <w:t xml:space="preserve">: Existen </w:t>
      </w:r>
      <w:proofErr w:type="spellStart"/>
      <w:r w:rsidRPr="00005CDA">
        <w:rPr>
          <w:i/>
          <w:lang w:val="es-PY"/>
        </w:rPr>
        <w:t>tags</w:t>
      </w:r>
      <w:proofErr w:type="spellEnd"/>
      <w:r w:rsidRPr="002E26B7">
        <w:rPr>
          <w:lang w:val="es-PY"/>
        </w:rPr>
        <w:t xml:space="preserve"> para definir estructuras de control tales como </w:t>
      </w:r>
      <w:proofErr w:type="spellStart"/>
      <w:r w:rsidRPr="00005CDA">
        <w:rPr>
          <w:i/>
          <w:lang w:val="es-PY"/>
        </w:rPr>
        <w:t>loops</w:t>
      </w:r>
      <w:proofErr w:type="spellEnd"/>
      <w:r>
        <w:rPr>
          <w:lang w:val="es-PY"/>
        </w:rPr>
        <w:t xml:space="preserve"> </w:t>
      </w:r>
      <w:r w:rsidRPr="002E26B7">
        <w:rPr>
          <w:lang w:val="es-PY"/>
        </w:rPr>
        <w:t>(</w:t>
      </w:r>
      <w:proofErr w:type="spellStart"/>
      <w:r w:rsidRPr="00005CDA">
        <w:rPr>
          <w:i/>
          <w:lang w:val="es-PY"/>
        </w:rPr>
        <w:t>for</w:t>
      </w:r>
      <w:proofErr w:type="spellEnd"/>
      <w:r w:rsidRPr="002E26B7">
        <w:rPr>
          <w:lang w:val="es-PY"/>
        </w:rPr>
        <w:t>) para iterar entre</w:t>
      </w:r>
      <w:r>
        <w:rPr>
          <w:lang w:val="es-PY"/>
        </w:rPr>
        <w:t xml:space="preserve"> colecciones de elementos</w:t>
      </w:r>
      <w:r w:rsidRPr="002E26B7">
        <w:rPr>
          <w:lang w:val="es-PY"/>
        </w:rPr>
        <w:t xml:space="preserve"> y en ramas condicionales (</w:t>
      </w:r>
      <w:proofErr w:type="spellStart"/>
      <w:r w:rsidRPr="002E26B7">
        <w:rPr>
          <w:lang w:val="es-PY"/>
        </w:rPr>
        <w:t>if</w:t>
      </w:r>
      <w:proofErr w:type="spellEnd"/>
      <w:r w:rsidRPr="002E26B7">
        <w:rPr>
          <w:lang w:val="es-PY"/>
        </w:rPr>
        <w:t xml:space="preserve"> </w:t>
      </w:r>
      <w:proofErr w:type="spellStart"/>
      <w:r w:rsidRPr="002E26B7">
        <w:rPr>
          <w:lang w:val="es-PY"/>
        </w:rPr>
        <w:t>tag</w:t>
      </w:r>
      <w:proofErr w:type="spellEnd"/>
      <w:r w:rsidRPr="002E26B7">
        <w:rPr>
          <w:lang w:val="es-PY"/>
        </w:rPr>
        <w:t>).</w:t>
      </w:r>
    </w:p>
    <w:p w:rsidR="00C65AEA" w:rsidRPr="002E26B7" w:rsidRDefault="00C65AEA" w:rsidP="00C65AEA">
      <w:pPr>
        <w:rPr>
          <w:lang w:val="es-PY"/>
        </w:rPr>
      </w:pPr>
      <w:r w:rsidRPr="00031B47">
        <w:rPr>
          <w:b/>
          <w:lang w:val="es-PY"/>
        </w:rPr>
        <w:t>Consultas:</w:t>
      </w:r>
      <w:r w:rsidRPr="002E26B7">
        <w:rPr>
          <w:lang w:val="es-PY"/>
        </w:rPr>
        <w:t xml:space="preserve"> Las consultas OCL pueden ser definidas por medio del </w:t>
      </w:r>
      <w:proofErr w:type="spellStart"/>
      <w:r w:rsidRPr="00031B47">
        <w:rPr>
          <w:i/>
          <w:lang w:val="es-PY"/>
        </w:rPr>
        <w:t>tag</w:t>
      </w:r>
      <w:proofErr w:type="spellEnd"/>
      <w:r w:rsidRPr="00031B47">
        <w:rPr>
          <w:i/>
          <w:lang w:val="es-PY"/>
        </w:rPr>
        <w:t xml:space="preserve"> </w:t>
      </w:r>
      <w:proofErr w:type="spellStart"/>
      <w:r w:rsidRPr="00031B47">
        <w:rPr>
          <w:i/>
          <w:lang w:val="es-PY"/>
        </w:rPr>
        <w:t>query</w:t>
      </w:r>
      <w:proofErr w:type="spellEnd"/>
      <w:r w:rsidRPr="002E26B7">
        <w:rPr>
          <w:lang w:val="es-PY"/>
        </w:rPr>
        <w:t xml:space="preserve">. Los </w:t>
      </w:r>
      <w:proofErr w:type="spellStart"/>
      <w:r w:rsidRPr="002E26B7">
        <w:rPr>
          <w:lang w:val="es-PY"/>
        </w:rPr>
        <w:t>queries</w:t>
      </w:r>
      <w:proofErr w:type="spellEnd"/>
      <w:r w:rsidRPr="002E26B7">
        <w:rPr>
          <w:lang w:val="es-PY"/>
        </w:rPr>
        <w:t xml:space="preserve"> pueden ser llamados a través de todo el </w:t>
      </w:r>
      <w:proofErr w:type="spellStart"/>
      <w:r w:rsidRPr="00031B47">
        <w:rPr>
          <w:i/>
          <w:lang w:val="es-PY"/>
        </w:rPr>
        <w:t>template</w:t>
      </w:r>
      <w:proofErr w:type="spellEnd"/>
      <w:r w:rsidRPr="002E26B7">
        <w:rPr>
          <w:lang w:val="es-PY"/>
        </w:rPr>
        <w:t xml:space="preserve"> y pueden ser utilizados para factorizar código que es recurrente.</w:t>
      </w:r>
    </w:p>
    <w:p w:rsidR="00C65AEA" w:rsidRPr="002E26B7" w:rsidRDefault="00C65AEA" w:rsidP="00C65AEA">
      <w:pPr>
        <w:rPr>
          <w:lang w:val="es-PY"/>
        </w:rPr>
      </w:pPr>
      <w:r w:rsidRPr="00106343">
        <w:rPr>
          <w:b/>
          <w:lang w:val="es-PY"/>
        </w:rPr>
        <w:t>Expresiones:</w:t>
      </w:r>
      <w:r w:rsidRPr="002E26B7">
        <w:rPr>
          <w:lang w:val="es-PY"/>
        </w:rPr>
        <w:t xml:space="preserve"> Existen expresiones generales para incluir los valores de las expresiones computadas en el texto generado</w:t>
      </w:r>
      <w:r>
        <w:rPr>
          <w:lang w:val="es-PY"/>
        </w:rPr>
        <w:t>,</w:t>
      </w:r>
      <w:r w:rsidRPr="002E26B7">
        <w:rPr>
          <w:lang w:val="es-PY"/>
        </w:rPr>
        <w:t xml:space="preserve"> de manera a producir las partes dinámicas del texto de salida. Las expresiones pueden también ser utilizadas para llamar </w:t>
      </w:r>
      <w:r>
        <w:rPr>
          <w:lang w:val="es-PY"/>
        </w:rPr>
        <w:t xml:space="preserve">a </w:t>
      </w:r>
      <w:r w:rsidRPr="002E26B7">
        <w:rPr>
          <w:lang w:val="es-PY"/>
        </w:rPr>
        <w:t xml:space="preserve">otros </w:t>
      </w:r>
      <w:proofErr w:type="spellStart"/>
      <w:r w:rsidRPr="00F54A3D">
        <w:rPr>
          <w:i/>
          <w:lang w:val="es-PY"/>
        </w:rPr>
        <w:t>templates</w:t>
      </w:r>
      <w:proofErr w:type="spellEnd"/>
      <w:r>
        <w:rPr>
          <w:i/>
          <w:lang w:val="es-PY"/>
        </w:rPr>
        <w:t xml:space="preserve"> </w:t>
      </w:r>
      <w:r>
        <w:rPr>
          <w:lang w:val="es-PY"/>
        </w:rPr>
        <w:t>y de esa forma,</w:t>
      </w:r>
      <w:r w:rsidRPr="002E26B7">
        <w:rPr>
          <w:lang w:val="es-PY"/>
        </w:rPr>
        <w:t xml:space="preserve"> </w:t>
      </w:r>
      <w:r>
        <w:rPr>
          <w:lang w:val="es-PY"/>
        </w:rPr>
        <w:t>incluir el código generado</w:t>
      </w:r>
      <w:r w:rsidRPr="002E26B7">
        <w:rPr>
          <w:lang w:val="es-PY"/>
        </w:rPr>
        <w:t xml:space="preserve"> por el </w:t>
      </w:r>
      <w:proofErr w:type="spellStart"/>
      <w:r w:rsidRPr="00F54A3D">
        <w:rPr>
          <w:i/>
          <w:lang w:val="es-PY"/>
        </w:rPr>
        <w:t>template</w:t>
      </w:r>
      <w:proofErr w:type="spellEnd"/>
      <w:r w:rsidRPr="002E26B7">
        <w:rPr>
          <w:lang w:val="es-PY"/>
        </w:rPr>
        <w:t xml:space="preserve"> llamado en el código producido por </w:t>
      </w:r>
      <w:proofErr w:type="spellStart"/>
      <w:r w:rsidRPr="00F54A3D">
        <w:rPr>
          <w:i/>
          <w:lang w:val="es-PY"/>
        </w:rPr>
        <w:t>template</w:t>
      </w:r>
      <w:proofErr w:type="spellEnd"/>
      <w:r w:rsidRPr="002E26B7">
        <w:rPr>
          <w:lang w:val="es-PY"/>
        </w:rPr>
        <w:t xml:space="preserve"> llamante. </w:t>
      </w:r>
      <w:r>
        <w:rPr>
          <w:lang w:val="es-PY"/>
        </w:rPr>
        <w:t>La invocación</w:t>
      </w:r>
      <w:r w:rsidRPr="002E26B7">
        <w:rPr>
          <w:lang w:val="es-PY"/>
        </w:rPr>
        <w:t xml:space="preserve"> a otros </w:t>
      </w:r>
      <w:proofErr w:type="spellStart"/>
      <w:r w:rsidRPr="00F54A3D">
        <w:rPr>
          <w:i/>
          <w:lang w:val="es-PY"/>
        </w:rPr>
        <w:t>templates</w:t>
      </w:r>
      <w:proofErr w:type="spellEnd"/>
      <w:r w:rsidRPr="002E26B7">
        <w:rPr>
          <w:lang w:val="es-PY"/>
        </w:rPr>
        <w:t xml:space="preserve"> puede ser comparado a los métodos en  Java.</w:t>
      </w:r>
    </w:p>
    <w:p w:rsidR="00C65AEA" w:rsidRPr="0091781F" w:rsidRDefault="00C65AEA" w:rsidP="00C65AEA">
      <w:pPr>
        <w:rPr>
          <w:lang w:val="es-PY"/>
        </w:rPr>
      </w:pPr>
      <w:r w:rsidRPr="00F54A3D">
        <w:rPr>
          <w:b/>
          <w:lang w:val="es-PY"/>
        </w:rPr>
        <w:t>Áreas protegidas:</w:t>
      </w:r>
      <w:r>
        <w:rPr>
          <w:lang w:val="es-PY"/>
        </w:rPr>
        <w:t xml:space="preserve"> U</w:t>
      </w:r>
      <w:r w:rsidRPr="002E26B7">
        <w:rPr>
          <w:lang w:val="es-PY"/>
        </w:rPr>
        <w:t xml:space="preserve">n concepto especial llamado </w:t>
      </w:r>
      <w:proofErr w:type="spellStart"/>
      <w:r w:rsidRPr="00F54A3D">
        <w:rPr>
          <w:i/>
          <w:lang w:val="es-PY"/>
        </w:rPr>
        <w:t>protected</w:t>
      </w:r>
      <w:proofErr w:type="spellEnd"/>
      <w:r w:rsidRPr="00F54A3D">
        <w:rPr>
          <w:i/>
          <w:lang w:val="es-PY"/>
        </w:rPr>
        <w:t xml:space="preserve"> </w:t>
      </w:r>
      <w:proofErr w:type="spellStart"/>
      <w:r w:rsidRPr="00F54A3D">
        <w:rPr>
          <w:i/>
          <w:lang w:val="es-PY"/>
        </w:rPr>
        <w:t>area</w:t>
      </w:r>
      <w:proofErr w:type="spellEnd"/>
      <w:r w:rsidRPr="002E26B7">
        <w:rPr>
          <w:lang w:val="es-PY"/>
        </w:rPr>
        <w:t xml:space="preserve"> ha probado ser útil y es </w:t>
      </w:r>
      <w:r>
        <w:rPr>
          <w:lang w:val="es-PY"/>
        </w:rPr>
        <w:t>soportado</w:t>
      </w:r>
      <w:r w:rsidRPr="002E26B7">
        <w:rPr>
          <w:lang w:val="es-PY"/>
        </w:rPr>
        <w:t xml:space="preserve"> por el </w:t>
      </w:r>
      <w:proofErr w:type="spellStart"/>
      <w:r w:rsidRPr="002E26B7">
        <w:rPr>
          <w:lang w:val="es-PY"/>
        </w:rPr>
        <w:t>Acceleo</w:t>
      </w:r>
      <w:proofErr w:type="spellEnd"/>
      <w:r w:rsidRPr="002E26B7">
        <w:rPr>
          <w:lang w:val="es-PY"/>
        </w:rPr>
        <w:t xml:space="preserve"> </w:t>
      </w:r>
      <w:r>
        <w:rPr>
          <w:lang w:val="es-PY"/>
        </w:rPr>
        <w:t>utilizando el</w:t>
      </w:r>
      <w:r w:rsidRPr="002E26B7">
        <w:rPr>
          <w:lang w:val="es-PY"/>
        </w:rPr>
        <w:t xml:space="preserve"> </w:t>
      </w:r>
      <w:proofErr w:type="spellStart"/>
      <w:r w:rsidRPr="00F55B91">
        <w:rPr>
          <w:i/>
          <w:lang w:val="es-PY"/>
        </w:rPr>
        <w:t>tag</w:t>
      </w:r>
      <w:proofErr w:type="spellEnd"/>
      <w:r w:rsidRPr="00F55B91">
        <w:rPr>
          <w:i/>
          <w:lang w:val="es-PY"/>
        </w:rPr>
        <w:t xml:space="preserve"> </w:t>
      </w:r>
      <w:proofErr w:type="spellStart"/>
      <w:r w:rsidRPr="00F55B91">
        <w:rPr>
          <w:i/>
          <w:lang w:val="es-PY"/>
        </w:rPr>
        <w:t>protected</w:t>
      </w:r>
      <w:proofErr w:type="spellEnd"/>
      <w:r w:rsidRPr="002E26B7">
        <w:rPr>
          <w:lang w:val="es-PY"/>
        </w:rPr>
        <w:t xml:space="preserve">. Los </w:t>
      </w:r>
      <w:proofErr w:type="spellStart"/>
      <w:r w:rsidRPr="00F55B91">
        <w:rPr>
          <w:i/>
          <w:lang w:val="es-PY"/>
        </w:rPr>
        <w:t>protected</w:t>
      </w:r>
      <w:proofErr w:type="spellEnd"/>
      <w:r w:rsidRPr="00F55B91">
        <w:rPr>
          <w:i/>
          <w:lang w:val="es-PY"/>
        </w:rPr>
        <w:t xml:space="preserve"> </w:t>
      </w:r>
      <w:proofErr w:type="spellStart"/>
      <w:r w:rsidRPr="00F55B91">
        <w:rPr>
          <w:i/>
          <w:lang w:val="es-PY"/>
        </w:rPr>
        <w:t>areas</w:t>
      </w:r>
      <w:proofErr w:type="spellEnd"/>
      <w:r>
        <w:rPr>
          <w:lang w:val="es-PY"/>
        </w:rPr>
        <w:t xml:space="preserve">, se emplean </w:t>
      </w:r>
      <w:r w:rsidRPr="002E26B7">
        <w:rPr>
          <w:lang w:val="es-PY"/>
        </w:rPr>
        <w:t>para marcar secciones en el código generado que no deben ser sobrescritos de nuevo, luego de una nueva ejecución del generador de código. Esta sección típicamente contiene código manualmente escrito.</w:t>
      </w:r>
    </w:p>
    <w:p w:rsidR="00C65AEA" w:rsidRPr="00812939" w:rsidRDefault="00C65AEA" w:rsidP="00C65AEA">
      <w:pPr>
        <w:spacing w:after="0"/>
        <w:rPr>
          <w:b/>
          <w:caps/>
        </w:rPr>
      </w:pPr>
      <w:commentRangeStart w:id="737"/>
      <w:r w:rsidRPr="00812939">
        <w:rPr>
          <w:b/>
          <w:caps/>
        </w:rPr>
        <w:t xml:space="preserve"> 4.7 </w:t>
      </w:r>
      <w:r>
        <w:rPr>
          <w:b/>
          <w:caps/>
        </w:rPr>
        <w:t>Transformacion a codigo de los pim de moweba</w:t>
      </w:r>
      <w:r w:rsidRPr="00812939">
        <w:rPr>
          <w:b/>
          <w:caps/>
        </w:rPr>
        <w:t xml:space="preserve"> con Acceleo.</w:t>
      </w:r>
      <w:commentRangeEnd w:id="737"/>
      <w:r>
        <w:rPr>
          <w:rStyle w:val="Refdecomentario"/>
        </w:rPr>
        <w:commentReference w:id="737"/>
      </w:r>
    </w:p>
    <w:p w:rsidR="00C65AEA" w:rsidRPr="00CF3A67" w:rsidRDefault="00C65AEA" w:rsidP="00C65AEA">
      <w:pPr>
        <w:spacing w:after="0"/>
        <w:rPr>
          <w:b/>
        </w:rPr>
      </w:pPr>
    </w:p>
    <w:p w:rsidR="00C65AEA" w:rsidRDefault="00C65AEA" w:rsidP="00C65AEA">
      <w:pPr>
        <w:spacing w:after="0"/>
      </w:pPr>
      <w:proofErr w:type="spellStart"/>
      <w:r>
        <w:t>Acceleo</w:t>
      </w:r>
      <w:proofErr w:type="spellEnd"/>
      <w:r>
        <w:t xml:space="preserve"> propone un ambiente ameno de trabajo basado en el IDE del Eclipse. Uno puede seleccionar la vista propia del </w:t>
      </w:r>
      <w:proofErr w:type="spellStart"/>
      <w:r>
        <w:t>Acceleo</w:t>
      </w:r>
      <w:proofErr w:type="spellEnd"/>
      <w:r>
        <w:t xml:space="preserve"> en el IDE y obtendrá un ambiente personalizado de trabajo con todas las características anteriormente citadas, en donde se podrá ver el editor de plantillas de transformación, la grilla de propiedades, la grilla de errores y la barra exploradora en donde es posible navegar sobre un proyecto el formato de árbol de expansión. En él se encuentran  las plantillas de transformación, los modelos de entrada en formato XMI y los módulos de servicio de Java para complementar a las plantillas de transformación. </w:t>
      </w:r>
    </w:p>
    <w:p w:rsidR="00C65AEA" w:rsidRDefault="00C65AEA" w:rsidP="00C65AEA">
      <w:pPr>
        <w:spacing w:after="0"/>
      </w:pPr>
    </w:p>
    <w:p w:rsidR="00C65AEA" w:rsidRDefault="00C65AEA" w:rsidP="00C65AEA">
      <w:pPr>
        <w:spacing w:after="0"/>
      </w:pPr>
      <w:r>
        <w:t xml:space="preserve">Para poder llevar a cabo las transformaciones sobre los modelos de </w:t>
      </w:r>
      <w:proofErr w:type="spellStart"/>
      <w:r>
        <w:t>MoWebA</w:t>
      </w:r>
      <w:proofErr w:type="spellEnd"/>
      <w:r>
        <w:t xml:space="preserve">, se tuvieron en cuenta las siguientes herramientas para el proceso de desarrollo con el </w:t>
      </w:r>
      <w:proofErr w:type="spellStart"/>
      <w:r>
        <w:t>Acceleo</w:t>
      </w:r>
      <w:proofErr w:type="spellEnd"/>
      <w:r>
        <w:t>:</w:t>
      </w:r>
    </w:p>
    <w:p w:rsidR="00C65AEA" w:rsidRPr="0021126E" w:rsidRDefault="00C65AEA" w:rsidP="00C65AEA">
      <w:pPr>
        <w:spacing w:after="0"/>
        <w:rPr>
          <w:lang w:val="en-US"/>
        </w:rPr>
      </w:pPr>
      <w:r>
        <w:rPr>
          <w:lang w:val="en-US"/>
        </w:rPr>
        <w:t xml:space="preserve">IDE </w:t>
      </w:r>
      <w:r w:rsidRPr="0021126E">
        <w:rPr>
          <w:lang w:val="en-US"/>
        </w:rPr>
        <w:t xml:space="preserve">Eclipse </w:t>
      </w:r>
      <w:proofErr w:type="spellStart"/>
      <w:r w:rsidRPr="0021126E">
        <w:rPr>
          <w:lang w:val="en-US"/>
        </w:rPr>
        <w:t>Kepler</w:t>
      </w:r>
      <w:proofErr w:type="spellEnd"/>
      <w:r w:rsidRPr="0021126E">
        <w:rPr>
          <w:lang w:val="en-US"/>
        </w:rPr>
        <w:t xml:space="preserve"> Service release 2</w:t>
      </w:r>
    </w:p>
    <w:p w:rsidR="00C65AEA" w:rsidRPr="004027ED" w:rsidRDefault="00C65AEA" w:rsidP="00C65AEA">
      <w:pPr>
        <w:spacing w:after="0"/>
        <w:rPr>
          <w:lang w:val="en-US"/>
        </w:rPr>
      </w:pPr>
      <w:proofErr w:type="spellStart"/>
      <w:r w:rsidRPr="004027ED">
        <w:rPr>
          <w:lang w:val="en-US"/>
        </w:rPr>
        <w:t>Acceleo</w:t>
      </w:r>
      <w:proofErr w:type="spellEnd"/>
      <w:r w:rsidRPr="004027ED">
        <w:rPr>
          <w:lang w:val="en-US"/>
        </w:rPr>
        <w:t xml:space="preserve"> </w:t>
      </w:r>
      <w:proofErr w:type="spellStart"/>
      <w:r w:rsidRPr="004027ED">
        <w:rPr>
          <w:lang w:val="en-US"/>
        </w:rPr>
        <w:t>Versión</w:t>
      </w:r>
      <w:proofErr w:type="spellEnd"/>
      <w:r w:rsidRPr="004027ED">
        <w:rPr>
          <w:lang w:val="en-US"/>
        </w:rPr>
        <w:t xml:space="preserve"> 3.4</w:t>
      </w:r>
    </w:p>
    <w:p w:rsidR="00C65AEA" w:rsidRDefault="00C65AEA" w:rsidP="00C65AEA">
      <w:pPr>
        <w:spacing w:after="0"/>
        <w:rPr>
          <w:lang w:val="en-US"/>
        </w:rPr>
      </w:pPr>
      <w:r w:rsidRPr="0021126E">
        <w:rPr>
          <w:lang w:val="en-US"/>
        </w:rPr>
        <w:t xml:space="preserve">UML Designer for Eclipse </w:t>
      </w:r>
      <w:proofErr w:type="spellStart"/>
      <w:r w:rsidRPr="0021126E">
        <w:rPr>
          <w:lang w:val="en-US"/>
        </w:rPr>
        <w:t>Kepler</w:t>
      </w:r>
      <w:proofErr w:type="spellEnd"/>
      <w:r w:rsidRPr="0021126E">
        <w:rPr>
          <w:lang w:val="en-US"/>
        </w:rPr>
        <w:t xml:space="preserve"> </w:t>
      </w:r>
      <w:r>
        <w:rPr>
          <w:lang w:val="en-US"/>
        </w:rPr>
        <w:t>version 3.0</w:t>
      </w:r>
    </w:p>
    <w:p w:rsidR="00C65AEA" w:rsidRPr="0021126E" w:rsidRDefault="00C65AEA" w:rsidP="00C65AEA">
      <w:pPr>
        <w:spacing w:after="0"/>
        <w:rPr>
          <w:lang w:val="en-US"/>
        </w:rPr>
      </w:pPr>
    </w:p>
    <w:p w:rsidR="00C65AEA" w:rsidRDefault="00C65AEA" w:rsidP="00C65AEA">
      <w:pPr>
        <w:spacing w:after="0"/>
        <w:rPr>
          <w:b/>
        </w:rPr>
      </w:pPr>
      <w:r w:rsidRPr="00431FE4">
        <w:rPr>
          <w:b/>
          <w:lang w:val="en-US"/>
        </w:rPr>
        <w:t xml:space="preserve"> </w:t>
      </w:r>
      <w:r w:rsidRPr="005462EB">
        <w:rPr>
          <w:b/>
        </w:rPr>
        <w:t xml:space="preserve">4.7.1 Transformación de los modelos de </w:t>
      </w:r>
      <w:proofErr w:type="spellStart"/>
      <w:r w:rsidRPr="005462EB">
        <w:rPr>
          <w:b/>
        </w:rPr>
        <w:t>MoWebA</w:t>
      </w:r>
      <w:proofErr w:type="spellEnd"/>
      <w:r w:rsidRPr="005462EB">
        <w:rPr>
          <w:b/>
        </w:rPr>
        <w:t xml:space="preserve"> de MOF a EMF UML2 (v2.x) XMI.</w:t>
      </w:r>
    </w:p>
    <w:p w:rsidR="00C65AEA" w:rsidRPr="005462EB" w:rsidRDefault="00C65AEA" w:rsidP="00C65AEA">
      <w:pPr>
        <w:spacing w:after="0"/>
        <w:rPr>
          <w:b/>
        </w:rPr>
      </w:pPr>
    </w:p>
    <w:p w:rsidR="00C65AEA" w:rsidRDefault="00C65AEA" w:rsidP="00C65AEA">
      <w:pPr>
        <w:spacing w:after="0"/>
      </w:pPr>
      <w:r>
        <w:t xml:space="preserve">Teniendo en cuenta que </w:t>
      </w:r>
      <w:proofErr w:type="spellStart"/>
      <w:r>
        <w:t>Acceleo</w:t>
      </w:r>
      <w:proofErr w:type="spellEnd"/>
      <w:r>
        <w:t xml:space="preserve"> solamente puede des-serializar modelos de entrada UML en el formato EMF UML 2, es necesario primeramente exportar el proyecto con los modelos PIM y perfiles UML desde la herramienta </w:t>
      </w:r>
      <w:proofErr w:type="spellStart"/>
      <w:r>
        <w:t>Magic</w:t>
      </w:r>
      <w:proofErr w:type="spellEnd"/>
      <w:r>
        <w:t xml:space="preserve"> </w:t>
      </w:r>
      <w:proofErr w:type="spellStart"/>
      <w:r>
        <w:t>Draw</w:t>
      </w:r>
      <w:proofErr w:type="spellEnd"/>
      <w:r>
        <w:t xml:space="preserve"> 16.0 en la cual fueron modelados en primera instancia. Una vez llevado a cabo este </w:t>
      </w:r>
      <w:proofErr w:type="gramStart"/>
      <w:r>
        <w:t>paso</w:t>
      </w:r>
      <w:proofErr w:type="gramEnd"/>
      <w:r>
        <w:t xml:space="preserve">, el proyecto es importado al </w:t>
      </w:r>
      <w:proofErr w:type="spellStart"/>
      <w:r>
        <w:t>Acceleo</w:t>
      </w:r>
      <w:proofErr w:type="spellEnd"/>
      <w:r>
        <w:t xml:space="preserve"> y de esta forma se tienen los modelos PIM junto a los perfiles UML en la versión UML2 que son los </w:t>
      </w:r>
      <w:r>
        <w:lastRenderedPageBreak/>
        <w:t>elementos de entrada a la herramienta de transformación, que serán posteriormente des-serializados por medio de las plantillas.</w:t>
      </w:r>
    </w:p>
    <w:p w:rsidR="00C65AEA" w:rsidRDefault="00C65AEA" w:rsidP="00C65AEA">
      <w:pPr>
        <w:spacing w:after="0"/>
      </w:pPr>
    </w:p>
    <w:p w:rsidR="00C65AEA" w:rsidRDefault="00C65AEA" w:rsidP="00C65AEA">
      <w:pPr>
        <w:spacing w:after="0"/>
      </w:pPr>
      <w:r>
        <w:t xml:space="preserve">El enfoque tomado para llevar a cabo las transformaciones se basa principalmente en dos plantillas de transformación. La primera de ellas, la plantilla de contenido, se encarga de transformar a los distintos elementos de interfaz que han sido definidos por medio del perfil de contenido de </w:t>
      </w:r>
      <w:proofErr w:type="spellStart"/>
      <w:r>
        <w:t>MoWeba</w:t>
      </w:r>
      <w:proofErr w:type="spellEnd"/>
      <w:r>
        <w:t xml:space="preserve">. Dependiendo de sí el elemento modelado, es un elemento de interfaz RIA o no, se generará el archivo HTML correspondiente a la página, con la sección </w:t>
      </w:r>
      <w:proofErr w:type="spellStart"/>
      <w:r w:rsidRPr="00C377E2">
        <w:rPr>
          <w:i/>
        </w:rPr>
        <w:t>Javascript</w:t>
      </w:r>
      <w:proofErr w:type="spellEnd"/>
      <w:r>
        <w:t xml:space="preserve">, encerrada con las etiquetas </w:t>
      </w:r>
      <w:r w:rsidRPr="00C377E2">
        <w:rPr>
          <w:i/>
        </w:rPr>
        <w:t>script</w:t>
      </w:r>
      <w:r>
        <w:t xml:space="preserve"> o no. Solamente los elementos que forman parte de la extensión propuesta a </w:t>
      </w:r>
      <w:proofErr w:type="spellStart"/>
      <w:r>
        <w:t>MoWebA</w:t>
      </w:r>
      <w:proofErr w:type="spellEnd"/>
      <w:r>
        <w:t xml:space="preserve"> presentan código </w:t>
      </w:r>
      <w:proofErr w:type="spellStart"/>
      <w:r>
        <w:t>Javascript</w:t>
      </w:r>
      <w:proofErr w:type="spellEnd"/>
      <w:r>
        <w:t xml:space="preserve"> para la librería </w:t>
      </w:r>
      <w:proofErr w:type="spellStart"/>
      <w:r>
        <w:t>jQueryUI</w:t>
      </w:r>
      <w:proofErr w:type="spellEnd"/>
      <w:r>
        <w:t xml:space="preserve"> y </w:t>
      </w:r>
      <w:proofErr w:type="spellStart"/>
      <w:r>
        <w:t>jQuery</w:t>
      </w:r>
      <w:proofErr w:type="spellEnd"/>
      <w:r>
        <w:t xml:space="preserve"> </w:t>
      </w:r>
      <w:proofErr w:type="spellStart"/>
      <w:r>
        <w:t>Form</w:t>
      </w:r>
      <w:proofErr w:type="spellEnd"/>
      <w:r>
        <w:t xml:space="preserve"> </w:t>
      </w:r>
      <w:proofErr w:type="spellStart"/>
      <w:r>
        <w:t>Validate</w:t>
      </w:r>
      <w:proofErr w:type="spellEnd"/>
      <w:r>
        <w:t xml:space="preserve">. Por supuesto, dependiendo del elemento RIA definido, el código </w:t>
      </w:r>
      <w:proofErr w:type="spellStart"/>
      <w:r>
        <w:t>Javascript</w:t>
      </w:r>
      <w:proofErr w:type="spellEnd"/>
      <w:r>
        <w:t xml:space="preserve"> generado, presentará características propias del elemento y comportamientos que fueron definidos en el modelo PIM de contenido.</w:t>
      </w:r>
    </w:p>
    <w:p w:rsidR="00C65AEA" w:rsidRDefault="00C65AEA" w:rsidP="00C65AEA">
      <w:pPr>
        <w:spacing w:after="0"/>
      </w:pPr>
    </w:p>
    <w:p w:rsidR="00C65AEA" w:rsidRPr="00C447A5" w:rsidRDefault="00C65AEA" w:rsidP="00C65AEA">
      <w:pPr>
        <w:spacing w:after="0"/>
      </w:pPr>
      <w:r>
        <w:t xml:space="preserve">Por otro lado se encuentra la plantilla de estructura,  que transforma las posiciones definidas en pixeles, a cada uno de los </w:t>
      </w:r>
      <w:proofErr w:type="spellStart"/>
      <w:r w:rsidRPr="007870B8">
        <w:rPr>
          <w:i/>
        </w:rPr>
        <w:t>compositeUIElement</w:t>
      </w:r>
      <w:proofErr w:type="spellEnd"/>
      <w:r>
        <w:rPr>
          <w:i/>
        </w:rPr>
        <w:t xml:space="preserve"> </w:t>
      </w:r>
      <w:r>
        <w:t>en un archivo .</w:t>
      </w:r>
      <w:proofErr w:type="spellStart"/>
      <w:r>
        <w:t>css</w:t>
      </w:r>
      <w:proofErr w:type="spellEnd"/>
      <w:r>
        <w:t xml:space="preserve"> con las coordenadas de posicionamiento correspondiente a cada uno de ellos. A continuación se presentaran las plantillas de contenido y estructura respectivamente.</w:t>
      </w:r>
    </w:p>
    <w:p w:rsidR="00C65AEA" w:rsidRPr="00C377E2" w:rsidRDefault="00C65AEA" w:rsidP="00C65AEA">
      <w:pPr>
        <w:spacing w:after="0"/>
      </w:pPr>
    </w:p>
    <w:p w:rsidR="00C65AEA" w:rsidRPr="00842DAF" w:rsidRDefault="00C65AEA" w:rsidP="00C65AEA">
      <w:pPr>
        <w:spacing w:after="0"/>
        <w:rPr>
          <w:b/>
        </w:rPr>
      </w:pPr>
      <w:r>
        <w:rPr>
          <w:b/>
        </w:rPr>
        <w:t>4.7</w:t>
      </w:r>
      <w:r w:rsidRPr="00842DAF">
        <w:rPr>
          <w:b/>
        </w:rPr>
        <w:t>.2 Plantilla de transformación para los elementos del perfil de contenido.</w:t>
      </w:r>
    </w:p>
    <w:p w:rsidR="00C65AEA" w:rsidRDefault="00C65AEA" w:rsidP="00C65AEA">
      <w:pPr>
        <w:spacing w:after="0"/>
      </w:pPr>
    </w:p>
    <w:p w:rsidR="00C65AEA" w:rsidRDefault="00C65AEA" w:rsidP="00C65AEA">
      <w:pPr>
        <w:spacing w:after="0"/>
        <w:rPr>
          <w:i/>
        </w:rPr>
      </w:pPr>
      <w:r>
        <w:t xml:space="preserve">Esta plantilla tiene la responsabilidad de llevar a cabo la transformación de los distintos elementos de interfaz definidos en el perfil de contenido. Dentro de los elementos definidos en el perfil de contenido, tenemos a los elementos que no tienen propiedades enriquecidas y que no tienen características interactivas. Estos elementos son los correspondientes a los de la web 1.0  y son representados por medio de etiquetas y atributos HTML en el cuerpo </w:t>
      </w:r>
      <w:r w:rsidRPr="00F54054">
        <w:rPr>
          <w:i/>
        </w:rPr>
        <w:t>(</w:t>
      </w:r>
      <w:proofErr w:type="spellStart"/>
      <w:r w:rsidRPr="00F54054">
        <w:rPr>
          <w:i/>
        </w:rPr>
        <w:t>body</w:t>
      </w:r>
      <w:proofErr w:type="spellEnd"/>
      <w:r w:rsidRPr="00F54054">
        <w:rPr>
          <w:i/>
        </w:rPr>
        <w:t>)</w:t>
      </w:r>
      <w:r>
        <w:rPr>
          <w:i/>
        </w:rPr>
        <w:t>.</w:t>
      </w:r>
    </w:p>
    <w:p w:rsidR="00C65AEA" w:rsidRDefault="00C65AEA" w:rsidP="00C65AEA">
      <w:pPr>
        <w:spacing w:after="0"/>
      </w:pPr>
    </w:p>
    <w:p w:rsidR="00C65AEA" w:rsidRDefault="00C65AEA" w:rsidP="00C65AEA">
      <w:pPr>
        <w:spacing w:after="0"/>
      </w:pPr>
      <w:r>
        <w:t xml:space="preserve">Por otro lado se encuentran los elementos con propiedades enriquecidas (RIAS) como los </w:t>
      </w:r>
      <w:proofErr w:type="spellStart"/>
      <w:r w:rsidRPr="00555D10">
        <w:rPr>
          <w:i/>
        </w:rPr>
        <w:t>richToolTip</w:t>
      </w:r>
      <w:proofErr w:type="spellEnd"/>
      <w:r>
        <w:t xml:space="preserve">, </w:t>
      </w:r>
      <w:proofErr w:type="spellStart"/>
      <w:r w:rsidRPr="00555D10">
        <w:rPr>
          <w:i/>
        </w:rPr>
        <w:t>richAccrodion</w:t>
      </w:r>
      <w:proofErr w:type="spellEnd"/>
      <w:r>
        <w:t xml:space="preserve">, </w:t>
      </w:r>
      <w:proofErr w:type="spellStart"/>
      <w:r w:rsidRPr="00555D10">
        <w:rPr>
          <w:i/>
        </w:rPr>
        <w:t>richTabs</w:t>
      </w:r>
      <w:proofErr w:type="spellEnd"/>
      <w:r>
        <w:t xml:space="preserve">, </w:t>
      </w:r>
      <w:proofErr w:type="spellStart"/>
      <w:r w:rsidRPr="00555D10">
        <w:rPr>
          <w:i/>
        </w:rPr>
        <w:t>richDatePicker</w:t>
      </w:r>
      <w:proofErr w:type="spellEnd"/>
      <w:r>
        <w:t xml:space="preserve">, </w:t>
      </w:r>
      <w:proofErr w:type="spellStart"/>
      <w:r w:rsidRPr="00555D10">
        <w:rPr>
          <w:i/>
        </w:rPr>
        <w:t>richAutoSuggest</w:t>
      </w:r>
      <w:proofErr w:type="spellEnd"/>
      <w:r>
        <w:t xml:space="preserve"> y los </w:t>
      </w:r>
      <w:proofErr w:type="spellStart"/>
      <w:r w:rsidRPr="00555D10">
        <w:rPr>
          <w:i/>
        </w:rPr>
        <w:t>richFieldLiveValidation</w:t>
      </w:r>
      <w:proofErr w:type="spellEnd"/>
      <w:r>
        <w:t xml:space="preserve"> que son parte de la extensión llevada a cabo a </w:t>
      </w:r>
      <w:proofErr w:type="spellStart"/>
      <w:r>
        <w:t>MoWebA</w:t>
      </w:r>
      <w:proofErr w:type="spellEnd"/>
      <w:r>
        <w:t xml:space="preserve"> para este trabajo de fin de carrera. Estos elementos a la par de contar con la sección </w:t>
      </w:r>
      <w:proofErr w:type="spellStart"/>
      <w:r>
        <w:t>body</w:t>
      </w:r>
      <w:proofErr w:type="spellEnd"/>
      <w:r>
        <w:t xml:space="preserve"> del HTML para representar el elemento, también cuentan con una sección </w:t>
      </w:r>
      <w:proofErr w:type="spellStart"/>
      <w:r>
        <w:rPr>
          <w:i/>
        </w:rPr>
        <w:t>J</w:t>
      </w:r>
      <w:r w:rsidRPr="00AF54C0">
        <w:rPr>
          <w:i/>
        </w:rPr>
        <w:t>avascript</w:t>
      </w:r>
      <w:proofErr w:type="spellEnd"/>
      <w:r>
        <w:t xml:space="preserve"> (encerradas en el </w:t>
      </w:r>
      <w:proofErr w:type="spellStart"/>
      <w:r w:rsidRPr="00AF54C0">
        <w:rPr>
          <w:i/>
        </w:rPr>
        <w:t>tag</w:t>
      </w:r>
      <w:proofErr w:type="spellEnd"/>
      <w:r w:rsidRPr="00AF54C0">
        <w:rPr>
          <w:i/>
        </w:rPr>
        <w:t xml:space="preserve"> script</w:t>
      </w:r>
      <w:r>
        <w:t xml:space="preserve">) para representar la parte dinámica del elemento. La sección correspondiente al </w:t>
      </w:r>
      <w:proofErr w:type="spellStart"/>
      <w:r>
        <w:t>tag</w:t>
      </w:r>
      <w:proofErr w:type="spellEnd"/>
      <w:r>
        <w:t xml:space="preserve"> script contiene el código </w:t>
      </w:r>
      <w:proofErr w:type="spellStart"/>
      <w:r>
        <w:t>jQuery</w:t>
      </w:r>
      <w:proofErr w:type="spellEnd"/>
      <w:r>
        <w:t xml:space="preserve"> correspondiente al elemento definido.  Cabe destacar el punto de que el identificador (</w:t>
      </w:r>
      <w:r w:rsidRPr="007E693F">
        <w:rPr>
          <w:i/>
        </w:rPr>
        <w:t>id</w:t>
      </w:r>
      <w:r>
        <w:t xml:space="preserve">) de todos los elementos de interfaz, se establecen por medio del nombre del elemento, sin espacios. La identificación de cada uno de los elementos por medio del </w:t>
      </w:r>
      <w:r w:rsidRPr="007E693F">
        <w:rPr>
          <w:i/>
        </w:rPr>
        <w:t>id</w:t>
      </w:r>
      <w:r>
        <w:t xml:space="preserve">, resulta importante, principalmente para los elementos de interfaz RIAS, debido a que permiten machear el código  </w:t>
      </w:r>
      <w:proofErr w:type="spellStart"/>
      <w:r>
        <w:rPr>
          <w:i/>
        </w:rPr>
        <w:t>J</w:t>
      </w:r>
      <w:r w:rsidRPr="0006004B">
        <w:rPr>
          <w:i/>
        </w:rPr>
        <w:t>avascript</w:t>
      </w:r>
      <w:proofErr w:type="spellEnd"/>
      <w:r>
        <w:t xml:space="preserve"> generado  para </w:t>
      </w:r>
      <w:proofErr w:type="spellStart"/>
      <w:r w:rsidRPr="0006004B">
        <w:rPr>
          <w:i/>
        </w:rPr>
        <w:t>jQuery</w:t>
      </w:r>
      <w:proofErr w:type="spellEnd"/>
      <w:r>
        <w:t xml:space="preserve">  en la sección del </w:t>
      </w:r>
      <w:proofErr w:type="spellStart"/>
      <w:r w:rsidRPr="0006004B">
        <w:rPr>
          <w:i/>
        </w:rPr>
        <w:t>tag</w:t>
      </w:r>
      <w:proofErr w:type="spellEnd"/>
      <w:r w:rsidRPr="0006004B">
        <w:rPr>
          <w:i/>
        </w:rPr>
        <w:t xml:space="preserve"> script</w:t>
      </w:r>
      <w:r>
        <w:t xml:space="preserve"> (correspondiente a la parte dinámica)  con el código HTML generado en el </w:t>
      </w:r>
      <w:proofErr w:type="spellStart"/>
      <w:r w:rsidRPr="0006004B">
        <w:rPr>
          <w:i/>
        </w:rPr>
        <w:t>tag</w:t>
      </w:r>
      <w:proofErr w:type="spellEnd"/>
      <w:r w:rsidRPr="0006004B">
        <w:rPr>
          <w:i/>
        </w:rPr>
        <w:t xml:space="preserve"> </w:t>
      </w:r>
      <w:proofErr w:type="spellStart"/>
      <w:r w:rsidRPr="0006004B">
        <w:rPr>
          <w:i/>
        </w:rPr>
        <w:t>body</w:t>
      </w:r>
      <w:proofErr w:type="spellEnd"/>
      <w:r>
        <w:t xml:space="preserve"> para el elemento (correspondiente a la parte estática).</w:t>
      </w:r>
    </w:p>
    <w:p w:rsidR="00C65AEA" w:rsidRDefault="00C65AEA" w:rsidP="00C65AEA">
      <w:pPr>
        <w:spacing w:after="0"/>
      </w:pPr>
    </w:p>
    <w:p w:rsidR="00C65AEA" w:rsidRPr="007167B4" w:rsidRDefault="00C65AEA" w:rsidP="00C65AEA">
      <w:pPr>
        <w:spacing w:after="0"/>
      </w:pPr>
      <w:r>
        <w:t xml:space="preserve">Primeramente la plantilla inicia verificando la clase principal del PIM de contenido, esta clase es la clase con el estereotipo </w:t>
      </w:r>
      <w:proofErr w:type="spellStart"/>
      <w:r>
        <w:rPr>
          <w:i/>
        </w:rPr>
        <w:t>PresentationPage</w:t>
      </w:r>
      <w:proofErr w:type="spellEnd"/>
      <w:r>
        <w:t xml:space="preserve">, que indica el nombre que va a tener la página. Por ende, abre un archivo  HTML de salida con tal nombre, en donde todos los elementos de interfaz definidos en el resto de las clases del modelo de clases, estarán contenidos dentro de </w:t>
      </w:r>
      <w:r>
        <w:lastRenderedPageBreak/>
        <w:t xml:space="preserve">este archivo. El nombre  de la página, junto a las dependencias CSS (correspondientes al posicionamiento de los elementos, obtenidos a partir de la plantilla de posicionamiento y los 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 xml:space="preserve">) y </w:t>
      </w:r>
      <w:proofErr w:type="spellStart"/>
      <w:r w:rsidRPr="007167B4">
        <w:rPr>
          <w:i/>
        </w:rPr>
        <w:t>Javascript</w:t>
      </w:r>
      <w:proofErr w:type="spellEnd"/>
      <w:r>
        <w:rPr>
          <w:i/>
        </w:rPr>
        <w:t xml:space="preserve"> </w:t>
      </w:r>
      <w:r>
        <w:t xml:space="preserve">(correspondientes a </w:t>
      </w:r>
      <w:proofErr w:type="spellStart"/>
      <w:r w:rsidRPr="007167B4">
        <w:rPr>
          <w:i/>
        </w:rPr>
        <w:t>jQueryUI</w:t>
      </w:r>
      <w:proofErr w:type="spellEnd"/>
      <w:r>
        <w:t xml:space="preserve"> y </w:t>
      </w:r>
      <w:proofErr w:type="spellStart"/>
      <w:r w:rsidRPr="007167B4">
        <w:rPr>
          <w:i/>
        </w:rPr>
        <w:t>jQuery</w:t>
      </w:r>
      <w:proofErr w:type="spellEnd"/>
      <w:r w:rsidRPr="007167B4">
        <w:rPr>
          <w:i/>
        </w:rPr>
        <w:t xml:space="preserve"> </w:t>
      </w:r>
      <w:proofErr w:type="spellStart"/>
      <w:r w:rsidRPr="007167B4">
        <w:rPr>
          <w:i/>
        </w:rPr>
        <w:t>form</w:t>
      </w:r>
      <w:proofErr w:type="spellEnd"/>
      <w:r w:rsidRPr="007167B4">
        <w:rPr>
          <w:i/>
        </w:rPr>
        <w:t xml:space="preserve"> </w:t>
      </w:r>
      <w:proofErr w:type="spellStart"/>
      <w:r w:rsidRPr="007167B4">
        <w:rPr>
          <w:i/>
        </w:rPr>
        <w:t>validation</w:t>
      </w:r>
      <w:proofErr w:type="spellEnd"/>
      <w:r>
        <w:t>)</w:t>
      </w:r>
      <w:r>
        <w:rPr>
          <w:i/>
        </w:rPr>
        <w:t xml:space="preserve">, </w:t>
      </w:r>
      <w:r>
        <w:t xml:space="preserve">están definidos dentro de la plantilla, encerradas dentro del </w:t>
      </w:r>
      <w:proofErr w:type="spellStart"/>
      <w:r w:rsidRPr="007167B4">
        <w:rPr>
          <w:i/>
        </w:rPr>
        <w:t>tag</w:t>
      </w:r>
      <w:proofErr w:type="spellEnd"/>
      <w:r w:rsidRPr="007167B4">
        <w:rPr>
          <w:i/>
        </w:rPr>
        <w:t xml:space="preserve"> head</w:t>
      </w:r>
      <w:r>
        <w:t xml:space="preserve">. </w:t>
      </w:r>
    </w:p>
    <w:p w:rsidR="00C65AEA" w:rsidRDefault="00C65AEA" w:rsidP="00C65AEA">
      <w:pPr>
        <w:spacing w:after="0"/>
      </w:pPr>
    </w:p>
    <w:p w:rsidR="00C65AEA" w:rsidRDefault="00C65AEA" w:rsidP="00C65AEA">
      <w:pPr>
        <w:spacing w:after="0"/>
        <w:jc w:val="both"/>
      </w:pPr>
      <w:r>
        <w:t xml:space="preserve">Seguidamente se definen los componentes correspondientes a los </w:t>
      </w:r>
      <w:proofErr w:type="spellStart"/>
      <w:r w:rsidRPr="007C031B">
        <w:t>tags</w:t>
      </w:r>
      <w:proofErr w:type="spellEnd"/>
      <w:r w:rsidRPr="007C031B">
        <w:rPr>
          <w:i/>
        </w:rPr>
        <w:t xml:space="preserve"> script</w:t>
      </w:r>
      <w:r>
        <w:rPr>
          <w:i/>
        </w:rPr>
        <w:t xml:space="preserve"> </w:t>
      </w:r>
      <w:r>
        <w:t xml:space="preserve">(en caso de elementos enriquecidos solamente) y </w:t>
      </w:r>
      <w:proofErr w:type="spellStart"/>
      <w:r w:rsidRPr="007C031B">
        <w:rPr>
          <w:i/>
        </w:rPr>
        <w:t>body</w:t>
      </w:r>
      <w:proofErr w:type="spellEnd"/>
      <w:r>
        <w:rPr>
          <w:i/>
        </w:rPr>
        <w:t xml:space="preserve"> </w:t>
      </w:r>
      <w:r>
        <w:t xml:space="preserve">respectivamente del archivo abierto HTML. En la Figura 2, se presenta un ejemplo del proceso de transformación para el elemento </w:t>
      </w:r>
      <w:proofErr w:type="spellStart"/>
      <w:r w:rsidRPr="007F0BFF">
        <w:rPr>
          <w:i/>
        </w:rPr>
        <w:t>richDatePicker</w:t>
      </w:r>
      <w:proofErr w:type="spellEnd"/>
      <w:r>
        <w:t xml:space="preserve">. En primera instancias se muestra el modelo PIM de entrada, seguido de la plantilla de transformación para la sección </w:t>
      </w:r>
      <w:proofErr w:type="spellStart"/>
      <w:r w:rsidRPr="00B40376">
        <w:rPr>
          <w:i/>
        </w:rPr>
        <w:t>Javascript</w:t>
      </w:r>
      <w:proofErr w:type="spellEnd"/>
      <w:r>
        <w:t xml:space="preserve"> y por último la plantilla de transformación donde se define al elemento en sí mismo. Como puede apreciarse en el modelo PIM de entrada, el </w:t>
      </w:r>
      <w:proofErr w:type="spellStart"/>
      <w:r w:rsidRPr="007F0BFF">
        <w:rPr>
          <w:i/>
        </w:rPr>
        <w:t>richDatePicker</w:t>
      </w:r>
      <w:proofErr w:type="spellEnd"/>
      <w:r>
        <w:rPr>
          <w:i/>
        </w:rPr>
        <w:t xml:space="preserve"> </w:t>
      </w:r>
      <w:r>
        <w:t xml:space="preserve">(marcado en celeste), puede estar definido junto a varios otros elementos de interfaz, dentro de la clase que la contiene. Cada uno de los elementos es definido por medio de atributos estereotipados y valores etiquetados específicos. </w:t>
      </w:r>
    </w:p>
    <w:p w:rsidR="00C65AEA" w:rsidRDefault="00C65AEA" w:rsidP="00C65AEA">
      <w:pPr>
        <w:spacing w:after="0"/>
        <w:jc w:val="both"/>
      </w:pPr>
    </w:p>
    <w:p w:rsidR="00C65AEA" w:rsidRDefault="00C65AEA" w:rsidP="00C65AEA">
      <w:pPr>
        <w:spacing w:after="0"/>
        <w:jc w:val="both"/>
      </w:pPr>
      <w:r>
        <w:t xml:space="preserve">El estereotipo </w:t>
      </w:r>
      <w:proofErr w:type="spellStart"/>
      <w:r w:rsidRPr="007C031B">
        <w:rPr>
          <w:i/>
        </w:rPr>
        <w:t>richDatePicker</w:t>
      </w:r>
      <w:proofErr w:type="spellEnd"/>
      <w:r>
        <w:t xml:space="preserve"> indica que el atributo </w:t>
      </w:r>
      <w:r w:rsidRPr="007C031B">
        <w:rPr>
          <w:i/>
        </w:rPr>
        <w:t>fecha de nacimiento</w:t>
      </w:r>
      <w:r>
        <w:t xml:space="preserve">, es un calendario y los valores etiquetados del atributo, definen las características del </w:t>
      </w:r>
      <w:proofErr w:type="spellStart"/>
      <w:r w:rsidRPr="00F76B8D">
        <w:rPr>
          <w:i/>
        </w:rPr>
        <w:t>datePicker</w:t>
      </w:r>
      <w:proofErr w:type="spellEnd"/>
      <w:r>
        <w:t xml:space="preserve">. Dentro de los valores etiquetados definidos para el atributo </w:t>
      </w:r>
      <w:r w:rsidRPr="003672E7">
        <w:rPr>
          <w:i/>
        </w:rPr>
        <w:t>fecha de nacimiento</w:t>
      </w:r>
      <w:r>
        <w:t xml:space="preserve">, tenemos a </w:t>
      </w:r>
      <w:proofErr w:type="spellStart"/>
      <w:r w:rsidRPr="003672E7">
        <w:rPr>
          <w:i/>
        </w:rPr>
        <w:t>changeMonth</w:t>
      </w:r>
      <w:proofErr w:type="spellEnd"/>
      <w:r>
        <w:t xml:space="preserve">, </w:t>
      </w:r>
      <w:proofErr w:type="spellStart"/>
      <w:r>
        <w:rPr>
          <w:i/>
        </w:rPr>
        <w:t>dateFormat</w:t>
      </w:r>
      <w:proofErr w:type="spellEnd"/>
      <w:r w:rsidRPr="003672E7">
        <w:t xml:space="preserve"> </w:t>
      </w:r>
      <w:r>
        <w:t xml:space="preserve">y </w:t>
      </w:r>
      <w:proofErr w:type="spellStart"/>
      <w:r w:rsidRPr="003672E7">
        <w:rPr>
          <w:i/>
        </w:rPr>
        <w:t>yearRange</w:t>
      </w:r>
      <w:proofErr w:type="spellEnd"/>
      <w:r>
        <w:rPr>
          <w:i/>
        </w:rPr>
        <w:t xml:space="preserve">; </w:t>
      </w:r>
      <w:r>
        <w:t xml:space="preserve">que indican respectivamente que una lista de los meses se agregará al </w:t>
      </w:r>
      <w:proofErr w:type="spellStart"/>
      <w:r w:rsidRPr="003672E7">
        <w:rPr>
          <w:i/>
        </w:rPr>
        <w:t>datePicker</w:t>
      </w:r>
      <w:proofErr w:type="spellEnd"/>
      <w:r w:rsidRPr="003672E7">
        <w:t>, que</w:t>
      </w:r>
      <w:r>
        <w:t xml:space="preserve"> el formato de fecha con el cual el cuadro de texto será completado, luego de la selección de una fecha dada en el calendario desplegado, será del tipo </w:t>
      </w:r>
      <w:r w:rsidRPr="003672E7">
        <w:rPr>
          <w:i/>
        </w:rPr>
        <w:t>ISO 8601</w:t>
      </w:r>
      <w:r>
        <w:rPr>
          <w:i/>
        </w:rPr>
        <w:t xml:space="preserve"> –</w:t>
      </w:r>
      <w:proofErr w:type="spellStart"/>
      <w:r>
        <w:rPr>
          <w:i/>
        </w:rPr>
        <w:t>yy</w:t>
      </w:r>
      <w:proofErr w:type="spellEnd"/>
      <w:r>
        <w:rPr>
          <w:i/>
        </w:rPr>
        <w:t>-mm—</w:t>
      </w:r>
      <w:proofErr w:type="spellStart"/>
      <w:r>
        <w:rPr>
          <w:i/>
        </w:rPr>
        <w:t>dd</w:t>
      </w:r>
      <w:proofErr w:type="spellEnd"/>
      <w:r>
        <w:t xml:space="preserve"> y que el rango 1960:2015 será desplegado en una lista. </w:t>
      </w:r>
    </w:p>
    <w:p w:rsidR="00C65AEA" w:rsidRDefault="00C65AEA" w:rsidP="00C65AEA">
      <w:pPr>
        <w:keepNext/>
        <w:spacing w:after="0"/>
        <w:jc w:val="center"/>
      </w:pPr>
      <w:r w:rsidRPr="005B50AC">
        <w:rPr>
          <w:noProof/>
          <w:lang w:val="es-PY" w:eastAsia="es-PY"/>
        </w:rPr>
        <w:lastRenderedPageBreak/>
        <w:drawing>
          <wp:inline distT="0" distB="0" distL="0" distR="0">
            <wp:extent cx="4753639" cy="5706272"/>
            <wp:effectExtent l="19050" t="0" r="8861" b="0"/>
            <wp:docPr id="7" name="3 Imagen" descr="PIMandTemplatesConMarc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MandTemplatesConMarcas.png"/>
                    <pic:cNvPicPr/>
                  </pic:nvPicPr>
                  <pic:blipFill>
                    <a:blip r:embed="rId19" cstate="print"/>
                    <a:stretch>
                      <a:fillRect/>
                    </a:stretch>
                  </pic:blipFill>
                  <pic:spPr>
                    <a:xfrm>
                      <a:off x="0" y="0"/>
                      <a:ext cx="4753639" cy="5706272"/>
                    </a:xfrm>
                    <a:prstGeom prst="rect">
                      <a:avLst/>
                    </a:prstGeom>
                  </pic:spPr>
                </pic:pic>
              </a:graphicData>
            </a:graphic>
          </wp:inline>
        </w:drawing>
      </w:r>
    </w:p>
    <w:p w:rsidR="00C65AEA" w:rsidRPr="0022365A" w:rsidRDefault="00C65AEA" w:rsidP="00C65AEA">
      <w:pPr>
        <w:pStyle w:val="Epgrafe"/>
        <w:jc w:val="center"/>
        <w:rPr>
          <w:b w:val="0"/>
          <w:color w:val="000000" w:themeColor="text1"/>
        </w:rPr>
      </w:pPr>
      <w:commentRangeStart w:id="738"/>
      <w:r w:rsidRPr="0022365A">
        <w:rPr>
          <w:color w:val="000000" w:themeColor="text1"/>
        </w:rPr>
        <w:t xml:space="preserve">Figura </w:t>
      </w:r>
      <w:r w:rsidR="000705AC" w:rsidRPr="0022365A">
        <w:rPr>
          <w:color w:val="000000" w:themeColor="text1"/>
        </w:rPr>
        <w:fldChar w:fldCharType="begin"/>
      </w:r>
      <w:r w:rsidRPr="0022365A">
        <w:rPr>
          <w:color w:val="000000" w:themeColor="text1"/>
        </w:rPr>
        <w:instrText xml:space="preserve"> SEQ Figura \* ARABIC </w:instrText>
      </w:r>
      <w:r w:rsidR="000705AC" w:rsidRPr="0022365A">
        <w:rPr>
          <w:color w:val="000000" w:themeColor="text1"/>
        </w:rPr>
        <w:fldChar w:fldCharType="separate"/>
      </w:r>
      <w:ins w:id="739" w:author="marcazal" w:date="2015-09-08T07:16:00Z">
        <w:r w:rsidR="00287A2D">
          <w:rPr>
            <w:noProof/>
            <w:color w:val="000000" w:themeColor="text1"/>
          </w:rPr>
          <w:t>11</w:t>
        </w:r>
      </w:ins>
      <w:ins w:id="740" w:author="Ivan Lopez" w:date="2015-09-07T10:53:00Z">
        <w:del w:id="741" w:author="marcazal" w:date="2015-09-08T07:16:00Z">
          <w:r w:rsidR="00894E04" w:rsidDel="00287A2D">
            <w:rPr>
              <w:noProof/>
              <w:color w:val="000000" w:themeColor="text1"/>
            </w:rPr>
            <w:delText>10</w:delText>
          </w:r>
        </w:del>
      </w:ins>
      <w:del w:id="742" w:author="marcazal" w:date="2015-09-08T07:16:00Z">
        <w:r w:rsidR="00520F35" w:rsidDel="00287A2D">
          <w:rPr>
            <w:noProof/>
            <w:color w:val="000000" w:themeColor="text1"/>
          </w:rPr>
          <w:delText>9</w:delText>
        </w:r>
      </w:del>
      <w:r w:rsidR="000705AC" w:rsidRPr="0022365A">
        <w:rPr>
          <w:color w:val="000000" w:themeColor="text1"/>
        </w:rPr>
        <w:fldChar w:fldCharType="end"/>
      </w:r>
      <w:r w:rsidRPr="0022365A">
        <w:rPr>
          <w:b w:val="0"/>
          <w:color w:val="000000" w:themeColor="text1"/>
        </w:rPr>
        <w:t xml:space="preserve"> PIM de contenido de </w:t>
      </w:r>
      <w:proofErr w:type="spellStart"/>
      <w:r w:rsidRPr="0022365A">
        <w:rPr>
          <w:b w:val="0"/>
          <w:color w:val="000000" w:themeColor="text1"/>
        </w:rPr>
        <w:t>MoWebA</w:t>
      </w:r>
      <w:proofErr w:type="spellEnd"/>
      <w:r w:rsidRPr="0022365A">
        <w:rPr>
          <w:b w:val="0"/>
          <w:color w:val="000000" w:themeColor="text1"/>
        </w:rPr>
        <w:t xml:space="preserve"> y </w:t>
      </w:r>
      <w:proofErr w:type="spellStart"/>
      <w:r w:rsidRPr="0022365A">
        <w:rPr>
          <w:b w:val="0"/>
          <w:color w:val="000000" w:themeColor="text1"/>
        </w:rPr>
        <w:t>templates</w:t>
      </w:r>
      <w:proofErr w:type="spellEnd"/>
      <w:r w:rsidRPr="0022365A">
        <w:rPr>
          <w:b w:val="0"/>
          <w:color w:val="000000" w:themeColor="text1"/>
        </w:rPr>
        <w:t xml:space="preserve">  de </w:t>
      </w:r>
      <w:proofErr w:type="spellStart"/>
      <w:r w:rsidRPr="0022365A">
        <w:rPr>
          <w:b w:val="0"/>
          <w:color w:val="000000" w:themeColor="text1"/>
        </w:rPr>
        <w:t>trasnformación</w:t>
      </w:r>
      <w:proofErr w:type="spellEnd"/>
      <w:r w:rsidRPr="0022365A">
        <w:rPr>
          <w:b w:val="0"/>
          <w:color w:val="000000" w:themeColor="text1"/>
        </w:rPr>
        <w:t xml:space="preserve"> de contenido</w:t>
      </w:r>
      <w:commentRangeEnd w:id="738"/>
      <w:r>
        <w:rPr>
          <w:rStyle w:val="Refdecomentario"/>
          <w:b w:val="0"/>
          <w:bCs w:val="0"/>
          <w:color w:val="auto"/>
        </w:rPr>
        <w:commentReference w:id="738"/>
      </w:r>
    </w:p>
    <w:p w:rsidR="00C65AEA" w:rsidRPr="005B50AC" w:rsidRDefault="00C65AEA" w:rsidP="00C65AEA">
      <w:pPr>
        <w:spacing w:after="0"/>
        <w:jc w:val="both"/>
      </w:pPr>
      <w:r>
        <w:t xml:space="preserve">La plantilla de contenido lleva a cabo dos iteraciones completas sobre las clases y sus atributos respectivos definidos en el PIM de presentación. La primera pasada, es para la generación del código </w:t>
      </w:r>
      <w:proofErr w:type="spellStart"/>
      <w:r w:rsidRPr="00431FE4">
        <w:rPr>
          <w:i/>
        </w:rPr>
        <w:t>Javascript</w:t>
      </w:r>
      <w:proofErr w:type="spellEnd"/>
      <w:r>
        <w:t xml:space="preserve"> correspondiente a los elementos enriquecidos. La otra pasada es para la definición del cuerpo del elemento que corresponde al </w:t>
      </w:r>
      <w:proofErr w:type="spellStart"/>
      <w:r w:rsidRPr="00892DD3">
        <w:rPr>
          <w:i/>
        </w:rPr>
        <w:t>tag</w:t>
      </w:r>
      <w:proofErr w:type="spellEnd"/>
      <w:r w:rsidRPr="00892DD3">
        <w:rPr>
          <w:i/>
        </w:rPr>
        <w:t xml:space="preserve"> </w:t>
      </w:r>
      <w:proofErr w:type="spellStart"/>
      <w:r w:rsidRPr="00892DD3">
        <w:rPr>
          <w:i/>
        </w:rPr>
        <w:t>body</w:t>
      </w:r>
      <w:proofErr w:type="spellEnd"/>
      <w:r>
        <w:t xml:space="preserve">. En cada una de las iteraciones sobre las clases, se verifican sus atributos estereotipados para que en caso de estar definido en el modelo, un elemento en particular, se escriba el código correspondiente al elemento. El nombre del atributo estereotipado de un elemento enriquecido de la clase, se interpreta en la plantilla como el identificador (id) de elemento, y sirve para machear el comportamiento dinámico del elemento con la definición del mismo. Cada uno de los </w:t>
      </w:r>
      <w:proofErr w:type="spellStart"/>
      <w:r>
        <w:t>metamarcadores</w:t>
      </w:r>
      <w:proofErr w:type="spellEnd"/>
      <w:r>
        <w:t xml:space="preserve">, </w:t>
      </w:r>
      <w:proofErr w:type="spellStart"/>
      <w:r>
        <w:t>iteradores</w:t>
      </w:r>
      <w:proofErr w:type="spellEnd"/>
      <w:r>
        <w:t xml:space="preserve"> y sentencias condicionales, permiten obtener los valores del modelo de entrada, iterar sobre los distintos elementos y preguntar sobre los distintos elementos de interfaz. En la Figura 3 se observa el código HTML generado por la plantilla de transformación para el elemento </w:t>
      </w:r>
      <w:proofErr w:type="spellStart"/>
      <w:r w:rsidRPr="005B50AC">
        <w:rPr>
          <w:i/>
        </w:rPr>
        <w:t>richdatePicker</w:t>
      </w:r>
      <w:proofErr w:type="spellEnd"/>
      <w:r>
        <w:t xml:space="preserve"> definido en el ejemplo de la Figura 2.</w:t>
      </w:r>
    </w:p>
    <w:p w:rsidR="00C65AEA" w:rsidRDefault="00C65AEA" w:rsidP="00C65AEA">
      <w:pPr>
        <w:keepNext/>
        <w:spacing w:after="0"/>
      </w:pPr>
      <w:r>
        <w:rPr>
          <w:b/>
          <w:noProof/>
          <w:lang w:val="es-PY" w:eastAsia="es-PY"/>
        </w:rPr>
        <w:lastRenderedPageBreak/>
        <w:drawing>
          <wp:inline distT="0" distB="0" distL="0" distR="0">
            <wp:extent cx="5612130" cy="1861185"/>
            <wp:effectExtent l="19050" t="0" r="7620" b="0"/>
            <wp:docPr id="8" name="7 Imagen" descr="codigoGene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Generado.jpg"/>
                    <pic:cNvPicPr/>
                  </pic:nvPicPr>
                  <pic:blipFill>
                    <a:blip r:embed="rId20" cstate="print"/>
                    <a:stretch>
                      <a:fillRect/>
                    </a:stretch>
                  </pic:blipFill>
                  <pic:spPr>
                    <a:xfrm>
                      <a:off x="0" y="0"/>
                      <a:ext cx="5612130" cy="1861185"/>
                    </a:xfrm>
                    <a:prstGeom prst="rect">
                      <a:avLst/>
                    </a:prstGeom>
                  </pic:spPr>
                </pic:pic>
              </a:graphicData>
            </a:graphic>
          </wp:inline>
        </w:drawing>
      </w:r>
    </w:p>
    <w:p w:rsidR="00C65AEA" w:rsidRPr="001F12FC" w:rsidRDefault="00C65AEA" w:rsidP="00C65AEA">
      <w:pPr>
        <w:pStyle w:val="Epgrafe"/>
        <w:ind w:firstLine="708"/>
        <w:rPr>
          <w:b w:val="0"/>
          <w:color w:val="000000" w:themeColor="text1"/>
        </w:rPr>
      </w:pPr>
      <w:r w:rsidRPr="001F12FC">
        <w:rPr>
          <w:color w:val="000000" w:themeColor="text1"/>
        </w:rPr>
        <w:t xml:space="preserve">Figura </w:t>
      </w:r>
      <w:r w:rsidR="000705AC" w:rsidRPr="001F12FC">
        <w:rPr>
          <w:color w:val="000000" w:themeColor="text1"/>
        </w:rPr>
        <w:fldChar w:fldCharType="begin"/>
      </w:r>
      <w:r w:rsidRPr="001F12FC">
        <w:rPr>
          <w:color w:val="000000" w:themeColor="text1"/>
        </w:rPr>
        <w:instrText xml:space="preserve"> SEQ Figura \* ARABIC </w:instrText>
      </w:r>
      <w:r w:rsidR="000705AC" w:rsidRPr="001F12FC">
        <w:rPr>
          <w:color w:val="000000" w:themeColor="text1"/>
        </w:rPr>
        <w:fldChar w:fldCharType="separate"/>
      </w:r>
      <w:ins w:id="743" w:author="marcazal" w:date="2015-09-08T07:16:00Z">
        <w:r w:rsidR="00287A2D">
          <w:rPr>
            <w:noProof/>
            <w:color w:val="000000" w:themeColor="text1"/>
          </w:rPr>
          <w:t>12</w:t>
        </w:r>
      </w:ins>
      <w:ins w:id="744" w:author="Ivan Lopez" w:date="2015-09-07T10:53:00Z">
        <w:del w:id="745" w:author="marcazal" w:date="2015-09-08T07:16:00Z">
          <w:r w:rsidR="00894E04" w:rsidDel="00287A2D">
            <w:rPr>
              <w:noProof/>
              <w:color w:val="000000" w:themeColor="text1"/>
            </w:rPr>
            <w:delText>11</w:delText>
          </w:r>
        </w:del>
      </w:ins>
      <w:del w:id="746" w:author="marcazal" w:date="2015-09-08T07:16:00Z">
        <w:r w:rsidR="00520F35" w:rsidDel="00287A2D">
          <w:rPr>
            <w:noProof/>
            <w:color w:val="000000" w:themeColor="text1"/>
          </w:rPr>
          <w:delText>10</w:delText>
        </w:r>
      </w:del>
      <w:r w:rsidR="000705AC" w:rsidRPr="001F12FC">
        <w:rPr>
          <w:color w:val="000000" w:themeColor="text1"/>
        </w:rPr>
        <w:fldChar w:fldCharType="end"/>
      </w:r>
      <w:r w:rsidRPr="001F12FC">
        <w:rPr>
          <w:b w:val="0"/>
          <w:color w:val="000000" w:themeColor="text1"/>
        </w:rPr>
        <w:t xml:space="preserve"> Código fuente HTML generado para el </w:t>
      </w:r>
      <w:proofErr w:type="spellStart"/>
      <w:r w:rsidRPr="001F12FC">
        <w:rPr>
          <w:b w:val="0"/>
          <w:i/>
          <w:color w:val="000000" w:themeColor="text1"/>
        </w:rPr>
        <w:t>richDatePicker</w:t>
      </w:r>
      <w:proofErr w:type="spellEnd"/>
      <w:r w:rsidRPr="001F12FC">
        <w:rPr>
          <w:b w:val="0"/>
          <w:color w:val="000000" w:themeColor="text1"/>
        </w:rPr>
        <w:t xml:space="preserve"> generado </w:t>
      </w:r>
      <w:r w:rsidRPr="001F12FC">
        <w:rPr>
          <w:b w:val="0"/>
          <w:noProof/>
          <w:color w:val="000000" w:themeColor="text1"/>
        </w:rPr>
        <w:t xml:space="preserve"> a partir de las plantillas</w:t>
      </w:r>
    </w:p>
    <w:p w:rsidR="00C65AEA" w:rsidRDefault="00C65AEA" w:rsidP="00C65AEA">
      <w:pPr>
        <w:spacing w:after="0"/>
        <w:rPr>
          <w:b/>
        </w:rPr>
      </w:pPr>
    </w:p>
    <w:p w:rsidR="00C65AEA" w:rsidRPr="00842DAF" w:rsidRDefault="00C65AEA" w:rsidP="00C65AEA">
      <w:pPr>
        <w:spacing w:after="0"/>
        <w:rPr>
          <w:b/>
        </w:rPr>
      </w:pPr>
      <w:r>
        <w:rPr>
          <w:b/>
        </w:rPr>
        <w:t>4.7</w:t>
      </w:r>
      <w:r w:rsidRPr="00842DAF">
        <w:rPr>
          <w:b/>
        </w:rPr>
        <w:t xml:space="preserve">.3 Plantilla de transformación para el posicionamiento de los elementos de contenido.   </w:t>
      </w:r>
    </w:p>
    <w:p w:rsidR="00C65AEA" w:rsidRDefault="00C65AEA" w:rsidP="00C65AEA">
      <w:pPr>
        <w:spacing w:after="0"/>
      </w:pPr>
    </w:p>
    <w:p w:rsidR="00C65AEA" w:rsidRDefault="00C65AEA" w:rsidP="00C65AEA">
      <w:pPr>
        <w:spacing w:after="0"/>
      </w:pPr>
      <w:r>
        <w:t xml:space="preserve">Con la plantilla de transformación para el posicionamiento de los elementos de interfaz dentro de las páginas, es posible generar el código correspondiente a los </w:t>
      </w:r>
      <w:proofErr w:type="spellStart"/>
      <w:r w:rsidRPr="00F67D76">
        <w:rPr>
          <w:i/>
        </w:rPr>
        <w:t>cascading</w:t>
      </w:r>
      <w:proofErr w:type="spellEnd"/>
      <w:r w:rsidRPr="00F67D76">
        <w:rPr>
          <w:i/>
        </w:rPr>
        <w:t xml:space="preserve"> </w:t>
      </w:r>
      <w:proofErr w:type="spellStart"/>
      <w:r w:rsidRPr="00F67D76">
        <w:rPr>
          <w:i/>
        </w:rPr>
        <w:t>style</w:t>
      </w:r>
      <w:proofErr w:type="spellEnd"/>
      <w:r w:rsidRPr="00F67D76">
        <w:rPr>
          <w:i/>
        </w:rPr>
        <w:t xml:space="preserve"> </w:t>
      </w:r>
      <w:proofErr w:type="spellStart"/>
      <w:r w:rsidRPr="00F67D76">
        <w:rPr>
          <w:i/>
        </w:rPr>
        <w:t>sheets</w:t>
      </w:r>
      <w:proofErr w:type="spellEnd"/>
      <w:r>
        <w:rPr>
          <w:i/>
        </w:rPr>
        <w:t xml:space="preserve"> </w:t>
      </w:r>
      <w:r>
        <w:t>(</w:t>
      </w:r>
      <w:proofErr w:type="spellStart"/>
      <w:r>
        <w:t>css</w:t>
      </w:r>
      <w:proofErr w:type="spellEnd"/>
      <w:r>
        <w:t>)  a partir de los modelos PIM de estructura (</w:t>
      </w:r>
      <w:proofErr w:type="spellStart"/>
      <w:r w:rsidRPr="00C63D0B">
        <w:rPr>
          <w:i/>
        </w:rPr>
        <w:t>Layout</w:t>
      </w:r>
      <w:proofErr w:type="spellEnd"/>
      <w:r>
        <w:t xml:space="preserve">). Primeramente al igual que en la plantilla de contenido presentada anteriormente, es necesario importar los servicios Java para poder utilizar dentro de la plantilla, expresiones que no son OCL estándar, como por ejemplo el método </w:t>
      </w:r>
      <w:proofErr w:type="spellStart"/>
      <w:r w:rsidRPr="00BF5AA3">
        <w:rPr>
          <w:i/>
        </w:rPr>
        <w:t>hasStereotype</w:t>
      </w:r>
      <w:proofErr w:type="spellEnd"/>
      <w:r>
        <w:t xml:space="preserve"> que permite saber si un elemento UML posee cierto estereotipo para llevar a cabo decisiones. Seguidamente se decide el nombre y la extensión del archivo de salida por medio del </w:t>
      </w:r>
      <w:proofErr w:type="spellStart"/>
      <w:r w:rsidRPr="002C5162">
        <w:rPr>
          <w:i/>
        </w:rPr>
        <w:t>tag</w:t>
      </w:r>
      <w:proofErr w:type="spellEnd"/>
      <w:r w:rsidRPr="002C5162">
        <w:rPr>
          <w:i/>
        </w:rPr>
        <w:t xml:space="preserve"> </w:t>
      </w:r>
      <w:proofErr w:type="spellStart"/>
      <w:r w:rsidRPr="002C5162">
        <w:rPr>
          <w:i/>
        </w:rPr>
        <w:t>fil</w:t>
      </w:r>
      <w:r>
        <w:rPr>
          <w:i/>
        </w:rPr>
        <w:t>e</w:t>
      </w:r>
      <w:proofErr w:type="spellEnd"/>
      <w:r>
        <w:rPr>
          <w:i/>
        </w:rPr>
        <w:t xml:space="preserve"> </w:t>
      </w:r>
      <w:r>
        <w:t xml:space="preserve">y dentro de este </w:t>
      </w:r>
      <w:proofErr w:type="spellStart"/>
      <w:r w:rsidRPr="002C5162">
        <w:rPr>
          <w:i/>
        </w:rPr>
        <w:t>tag</w:t>
      </w:r>
      <w:proofErr w:type="spellEnd"/>
      <w:r>
        <w:rPr>
          <w:i/>
        </w:rPr>
        <w:t xml:space="preserve"> </w:t>
      </w:r>
      <w:r>
        <w:t xml:space="preserve">comienza el proceso de recorrido dentro los elementos del tipo </w:t>
      </w:r>
      <w:proofErr w:type="spellStart"/>
      <w:r w:rsidRPr="002C5162">
        <w:rPr>
          <w:i/>
        </w:rPr>
        <w:t>package</w:t>
      </w:r>
      <w:proofErr w:type="spellEnd"/>
      <w:r>
        <w:t xml:space="preserve">, en donde se buscan los valores etiquetados del tipo </w:t>
      </w:r>
      <w:proofErr w:type="spellStart"/>
      <w:r w:rsidRPr="00EA74C8">
        <w:rPr>
          <w:i/>
        </w:rPr>
        <w:t>cUIElement</w:t>
      </w:r>
      <w:proofErr w:type="spellEnd"/>
      <w:r>
        <w:t xml:space="preserve">.  Para cada uno de los valores etiquetados </w:t>
      </w:r>
      <w:proofErr w:type="spellStart"/>
      <w:r w:rsidRPr="00CA0198">
        <w:rPr>
          <w:i/>
        </w:rPr>
        <w:t>cUIElement</w:t>
      </w:r>
      <w:proofErr w:type="spellEnd"/>
      <w:r>
        <w:t xml:space="preserve"> encontrados dentro de un</w:t>
      </w:r>
      <w:r>
        <w:rPr>
          <w:i/>
        </w:rPr>
        <w:t xml:space="preserve"> </w:t>
      </w:r>
      <w:r>
        <w:t xml:space="preserve">paquete estereotipado con </w:t>
      </w:r>
      <w:proofErr w:type="spellStart"/>
      <w:r w:rsidRPr="009178F5">
        <w:rPr>
          <w:i/>
        </w:rPr>
        <w:t>Layout</w:t>
      </w:r>
      <w:proofErr w:type="spellEnd"/>
      <w:r>
        <w:t xml:space="preserve">, se agregan los valores correspondientes a las posiciones definidos en el modelo PIM. Las posiciones a definirse corresponden a los valores en pixeles del </w:t>
      </w:r>
      <w:proofErr w:type="spellStart"/>
      <w:r w:rsidRPr="00EA74C8">
        <w:rPr>
          <w:i/>
        </w:rPr>
        <w:t>height</w:t>
      </w:r>
      <w:proofErr w:type="spellEnd"/>
      <w:r>
        <w:t xml:space="preserve">, </w:t>
      </w:r>
      <w:proofErr w:type="spellStart"/>
      <w:r w:rsidRPr="00EA74C8">
        <w:rPr>
          <w:i/>
        </w:rPr>
        <w:t>width</w:t>
      </w:r>
      <w:proofErr w:type="spellEnd"/>
      <w:r>
        <w:t xml:space="preserve">, </w:t>
      </w:r>
      <w:proofErr w:type="spellStart"/>
      <w:proofErr w:type="gramStart"/>
      <w:r w:rsidRPr="00EA74C8">
        <w:rPr>
          <w:i/>
        </w:rPr>
        <w:t>xPosition</w:t>
      </w:r>
      <w:proofErr w:type="spellEnd"/>
      <w:r w:rsidRPr="00EA74C8">
        <w:rPr>
          <w:i/>
        </w:rPr>
        <w:t>(</w:t>
      </w:r>
      <w:proofErr w:type="spellStart"/>
      <w:proofErr w:type="gramEnd"/>
      <w:r w:rsidRPr="00EA74C8">
        <w:rPr>
          <w:i/>
        </w:rPr>
        <w:t>left</w:t>
      </w:r>
      <w:proofErr w:type="spellEnd"/>
      <w:r w:rsidRPr="00EA74C8">
        <w:rPr>
          <w:i/>
        </w:rPr>
        <w:t>)</w:t>
      </w:r>
      <w:r>
        <w:t xml:space="preserve"> y</w:t>
      </w:r>
      <w:r w:rsidRPr="00EA74C8">
        <w:rPr>
          <w:i/>
        </w:rPr>
        <w:t xml:space="preserve"> </w:t>
      </w:r>
      <w:proofErr w:type="spellStart"/>
      <w:r w:rsidRPr="00EA74C8">
        <w:rPr>
          <w:i/>
        </w:rPr>
        <w:t>yPosition</w:t>
      </w:r>
      <w:proofErr w:type="spellEnd"/>
      <w:r w:rsidRPr="00EA74C8">
        <w:rPr>
          <w:i/>
        </w:rPr>
        <w:t>(top)</w:t>
      </w:r>
      <w:r>
        <w:t xml:space="preserve">. En la figura 4 se presenta el </w:t>
      </w:r>
      <w:proofErr w:type="spellStart"/>
      <w:r>
        <w:t>template</w:t>
      </w:r>
      <w:proofErr w:type="spellEnd"/>
      <w:r>
        <w:t xml:space="preserve"> de transformación de estructura. </w:t>
      </w:r>
    </w:p>
    <w:p w:rsidR="00C65AEA" w:rsidRPr="00BE2B38" w:rsidRDefault="00C65AEA" w:rsidP="00C65AEA">
      <w:pPr>
        <w:spacing w:after="0"/>
      </w:pPr>
    </w:p>
    <w:p w:rsidR="00C65AEA" w:rsidRDefault="00C65AEA" w:rsidP="00C65AEA">
      <w:pPr>
        <w:spacing w:after="0"/>
      </w:pPr>
    </w:p>
    <w:p w:rsidR="00C65AEA" w:rsidRDefault="00C65AEA" w:rsidP="00C65AEA">
      <w:pPr>
        <w:spacing w:after="0"/>
      </w:pPr>
    </w:p>
    <w:p w:rsidR="00C65AEA" w:rsidRPr="002C5162" w:rsidRDefault="00C65AEA" w:rsidP="00C65AEA">
      <w:pPr>
        <w:spacing w:after="0"/>
      </w:pPr>
    </w:p>
    <w:p w:rsidR="00C65AEA" w:rsidRDefault="00C65AEA" w:rsidP="00C65AEA">
      <w:pPr>
        <w:keepNext/>
        <w:spacing w:after="0"/>
      </w:pPr>
      <w:r>
        <w:rPr>
          <w:noProof/>
          <w:lang w:val="es-PY" w:eastAsia="es-PY"/>
        </w:rPr>
        <w:lastRenderedPageBreak/>
        <w:drawing>
          <wp:inline distT="0" distB="0" distL="0" distR="0">
            <wp:extent cx="5612130" cy="4537075"/>
            <wp:effectExtent l="19050" t="0" r="7620" b="0"/>
            <wp:docPr id="10" name="11 Imagen" descr="template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lateLayout.jpg"/>
                    <pic:cNvPicPr/>
                  </pic:nvPicPr>
                  <pic:blipFill>
                    <a:blip r:embed="rId21" cstate="print"/>
                    <a:stretch>
                      <a:fillRect/>
                    </a:stretch>
                  </pic:blipFill>
                  <pic:spPr>
                    <a:xfrm>
                      <a:off x="0" y="0"/>
                      <a:ext cx="5612130" cy="4537075"/>
                    </a:xfrm>
                    <a:prstGeom prst="rect">
                      <a:avLst/>
                    </a:prstGeom>
                  </pic:spPr>
                </pic:pic>
              </a:graphicData>
            </a:graphic>
          </wp:inline>
        </w:drawing>
      </w:r>
    </w:p>
    <w:p w:rsidR="00C65AEA" w:rsidRPr="00BE2B38" w:rsidRDefault="00C65AEA" w:rsidP="00C65AEA">
      <w:pPr>
        <w:pStyle w:val="Epgrafe"/>
        <w:ind w:left="708" w:firstLine="708"/>
        <w:rPr>
          <w:b w:val="0"/>
          <w:color w:val="000000" w:themeColor="text1"/>
        </w:rPr>
      </w:pPr>
      <w:commentRangeStart w:id="747"/>
      <w:r w:rsidRPr="00BE2B38">
        <w:rPr>
          <w:color w:val="000000" w:themeColor="text1"/>
        </w:rPr>
        <w:t xml:space="preserve">Figura </w:t>
      </w:r>
      <w:r w:rsidR="000705AC" w:rsidRPr="00BE2B38">
        <w:rPr>
          <w:color w:val="000000" w:themeColor="text1"/>
        </w:rPr>
        <w:fldChar w:fldCharType="begin"/>
      </w:r>
      <w:r w:rsidRPr="00BE2B38">
        <w:rPr>
          <w:color w:val="000000" w:themeColor="text1"/>
        </w:rPr>
        <w:instrText xml:space="preserve"> SEQ Figura \* ARABIC </w:instrText>
      </w:r>
      <w:r w:rsidR="000705AC" w:rsidRPr="00BE2B38">
        <w:rPr>
          <w:color w:val="000000" w:themeColor="text1"/>
        </w:rPr>
        <w:fldChar w:fldCharType="separate"/>
      </w:r>
      <w:ins w:id="748" w:author="marcazal" w:date="2015-09-08T07:16:00Z">
        <w:r w:rsidR="00287A2D">
          <w:rPr>
            <w:noProof/>
            <w:color w:val="000000" w:themeColor="text1"/>
          </w:rPr>
          <w:t>13</w:t>
        </w:r>
      </w:ins>
      <w:ins w:id="749" w:author="Ivan Lopez" w:date="2015-09-07T10:53:00Z">
        <w:del w:id="750" w:author="marcazal" w:date="2015-09-08T07:16:00Z">
          <w:r w:rsidR="00894E04" w:rsidDel="00287A2D">
            <w:rPr>
              <w:noProof/>
              <w:color w:val="000000" w:themeColor="text1"/>
            </w:rPr>
            <w:delText>12</w:delText>
          </w:r>
        </w:del>
      </w:ins>
      <w:del w:id="751" w:author="marcazal" w:date="2015-09-08T07:16:00Z">
        <w:r w:rsidR="00520F35" w:rsidDel="00287A2D">
          <w:rPr>
            <w:noProof/>
            <w:color w:val="000000" w:themeColor="text1"/>
          </w:rPr>
          <w:delText>11</w:delText>
        </w:r>
      </w:del>
      <w:r w:rsidR="000705AC" w:rsidRPr="00BE2B38">
        <w:rPr>
          <w:color w:val="000000" w:themeColor="text1"/>
        </w:rPr>
        <w:fldChar w:fldCharType="end"/>
      </w:r>
      <w:r w:rsidRPr="00BE2B38">
        <w:rPr>
          <w:b w:val="0"/>
          <w:color w:val="000000" w:themeColor="text1"/>
        </w:rPr>
        <w:t xml:space="preserve"> Plantilla de transformación para el posicionamiento de elementos</w:t>
      </w:r>
      <w:commentRangeEnd w:id="747"/>
      <w:r>
        <w:rPr>
          <w:rStyle w:val="Refdecomentario"/>
          <w:b w:val="0"/>
          <w:bCs w:val="0"/>
          <w:color w:val="auto"/>
        </w:rPr>
        <w:commentReference w:id="747"/>
      </w:r>
    </w:p>
    <w:p w:rsidR="00C65AEA" w:rsidRDefault="00C65AEA" w:rsidP="00C65AEA">
      <w:pPr>
        <w:spacing w:after="0"/>
      </w:pPr>
    </w:p>
    <w:p w:rsidR="00C65AEA" w:rsidRDefault="00C65AEA" w:rsidP="00C65AEA">
      <w:pPr>
        <w:spacing w:after="0"/>
      </w:pPr>
    </w:p>
    <w:p w:rsidR="00C65AEA" w:rsidRPr="00BE2B38" w:rsidRDefault="00C65AEA" w:rsidP="00C65AEA">
      <w:pPr>
        <w:rPr>
          <w:b/>
          <w:caps/>
        </w:rPr>
      </w:pPr>
      <w:commentRangeStart w:id="752"/>
      <w:r>
        <w:rPr>
          <w:b/>
          <w:caps/>
        </w:rPr>
        <w:t>4.8</w:t>
      </w:r>
      <w:r w:rsidRPr="00BE2B38">
        <w:rPr>
          <w:b/>
          <w:caps/>
        </w:rPr>
        <w:t xml:space="preserve"> Conclusiones </w:t>
      </w:r>
      <w:commentRangeEnd w:id="752"/>
      <w:r>
        <w:rPr>
          <w:rStyle w:val="Refdecomentario"/>
        </w:rPr>
        <w:commentReference w:id="752"/>
      </w:r>
    </w:p>
    <w:p w:rsidR="00C65AEA" w:rsidRDefault="00C65AEA" w:rsidP="00C65AEA">
      <w:r>
        <w:t xml:space="preserve">En este capítulo se presentó una introducción a los conceptos básicos de las transformaciones M2T. Se dio una breve presentación de los elementos existentes en las plantillas de transformación como así también a algunas de las herramientas existentes en la actualidad para llevar a cabo la transformación de modelo a texto. Entre las herramienta existentes encontramos a XSLT, JET, XPAND, </w:t>
      </w:r>
      <w:proofErr w:type="spellStart"/>
      <w:r>
        <w:t>MOFScript</w:t>
      </w:r>
      <w:proofErr w:type="spellEnd"/>
      <w:r>
        <w:t xml:space="preserve"> y </w:t>
      </w:r>
      <w:proofErr w:type="spellStart"/>
      <w:r>
        <w:t>Acceleo</w:t>
      </w:r>
      <w:proofErr w:type="spellEnd"/>
      <w:r>
        <w:t xml:space="preserve">. Para este trabajo de fin de carrera, se utilizó a </w:t>
      </w:r>
      <w:proofErr w:type="spellStart"/>
      <w:r>
        <w:t>Acceleo</w:t>
      </w:r>
      <w:proofErr w:type="spellEnd"/>
      <w:r>
        <w:t xml:space="preserve"> para llevar a cabo las transformaciones sobre los modelos UML de entrada, debido a su herramienta de trabajo que actualmente se encuentra bastante evolucionada y debido al soporte que ofrece  su comunidad abierta que es parte de la </w:t>
      </w:r>
      <w:r w:rsidRPr="00BE2B38">
        <w:rPr>
          <w:i/>
        </w:rPr>
        <w:t xml:space="preserve">Eclipse </w:t>
      </w:r>
      <w:proofErr w:type="spellStart"/>
      <w:r w:rsidRPr="00BE2B38">
        <w:rPr>
          <w:i/>
        </w:rPr>
        <w:t>Fundation</w:t>
      </w:r>
      <w:proofErr w:type="spellEnd"/>
      <w:r>
        <w:t xml:space="preserve">. Luego se dio pié a las principales características de </w:t>
      </w:r>
      <w:proofErr w:type="spellStart"/>
      <w:r>
        <w:t>Accelo</w:t>
      </w:r>
      <w:proofErr w:type="spellEnd"/>
      <w:r>
        <w:t xml:space="preserve"> junto a una descripción de los </w:t>
      </w:r>
      <w:proofErr w:type="spellStart"/>
      <w:r>
        <w:t>metamarcadores</w:t>
      </w:r>
      <w:proofErr w:type="spellEnd"/>
      <w:r>
        <w:t xml:space="preserve"> más importantes que pueden utilizarse dentro de las plantillas y que facilitan la des-</w:t>
      </w:r>
      <w:proofErr w:type="spellStart"/>
      <w:r>
        <w:t>serialización</w:t>
      </w:r>
      <w:proofErr w:type="spellEnd"/>
      <w:r>
        <w:t xml:space="preserve"> de los modelos de entrada, que corresponden al código que será generado dinámicamente.</w:t>
      </w:r>
    </w:p>
    <w:p w:rsidR="00C65AEA" w:rsidRPr="00BE2B38" w:rsidRDefault="00C65AEA" w:rsidP="00C65AEA">
      <w:r>
        <w:t xml:space="preserve">Por último, se describieron a las plantillas de transformación de contenido y posicionamiento de </w:t>
      </w:r>
      <w:proofErr w:type="spellStart"/>
      <w:r>
        <w:t>MoWebA</w:t>
      </w:r>
      <w:proofErr w:type="spellEnd"/>
      <w:r>
        <w:t xml:space="preserve">, que permiten generar el código (HTML, </w:t>
      </w:r>
      <w:proofErr w:type="spellStart"/>
      <w:r w:rsidRPr="00BC45BE">
        <w:rPr>
          <w:i/>
        </w:rPr>
        <w:t>Javascript</w:t>
      </w:r>
      <w:proofErr w:type="spellEnd"/>
      <w:r>
        <w:rPr>
          <w:i/>
        </w:rPr>
        <w:t xml:space="preserve"> para </w:t>
      </w:r>
      <w:proofErr w:type="spellStart"/>
      <w:r>
        <w:rPr>
          <w:i/>
        </w:rPr>
        <w:t>jQueryUI</w:t>
      </w:r>
      <w:proofErr w:type="spellEnd"/>
      <w:r>
        <w:rPr>
          <w:i/>
        </w:rPr>
        <w:t xml:space="preserve"> y </w:t>
      </w:r>
      <w:proofErr w:type="spellStart"/>
      <w:r>
        <w:rPr>
          <w:i/>
        </w:rPr>
        <w:t>jQuery</w:t>
      </w:r>
      <w:proofErr w:type="spellEnd"/>
      <w:r>
        <w:rPr>
          <w:i/>
        </w:rPr>
        <w:t xml:space="preserve"> </w:t>
      </w:r>
      <w:proofErr w:type="spellStart"/>
      <w:r>
        <w:rPr>
          <w:i/>
        </w:rPr>
        <w:t>Form</w:t>
      </w:r>
      <w:proofErr w:type="spellEnd"/>
      <w:r>
        <w:rPr>
          <w:i/>
        </w:rPr>
        <w:t xml:space="preserve"> </w:t>
      </w:r>
      <w:proofErr w:type="spellStart"/>
      <w:r>
        <w:rPr>
          <w:i/>
        </w:rPr>
        <w:t>Validate</w:t>
      </w:r>
      <w:proofErr w:type="spellEnd"/>
      <w:r>
        <w:rPr>
          <w:i/>
        </w:rPr>
        <w:t>)</w:t>
      </w:r>
      <w:r>
        <w:t xml:space="preserve"> correspondiente a los distintos elementos que pueden ser definidos en el PIM de </w:t>
      </w:r>
      <w:r>
        <w:lastRenderedPageBreak/>
        <w:t>presentación, y como estos elementos una vez definidos pueden ser posicionados dentro de las páginas.</w:t>
      </w:r>
    </w:p>
    <w:p w:rsidR="00B04A00" w:rsidRPr="00C65AEA" w:rsidRDefault="00B04A00" w:rsidP="00C45B8D"/>
    <w:p w:rsidR="003A5F57" w:rsidRDefault="003A5F57"/>
    <w:sectPr w:rsidR="003A5F57" w:rsidSect="004E4EFE">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marcazal" w:date="2015-08-19T08:31:00Z" w:initials="m">
    <w:p w:rsidR="009473D5" w:rsidRDefault="009473D5">
      <w:pPr>
        <w:pStyle w:val="Textocomentario"/>
      </w:pPr>
      <w:r>
        <w:rPr>
          <w:rStyle w:val="Refdecomentario"/>
        </w:rPr>
        <w:annotationRef/>
      </w:r>
      <w:r>
        <w:t>Ok</w:t>
      </w:r>
    </w:p>
  </w:comment>
  <w:comment w:id="4" w:author="Vaio" w:date="2015-06-17T00:26:00Z" w:initials="V">
    <w:p w:rsidR="009473D5" w:rsidRDefault="009473D5">
      <w:pPr>
        <w:pStyle w:val="Textocomentario"/>
      </w:pPr>
      <w:r>
        <w:rPr>
          <w:rStyle w:val="Refdecomentario"/>
        </w:rPr>
        <w:annotationRef/>
      </w:r>
      <w:r>
        <w:t>Sugiero separar Capítulo NNN del nombre mismo del capítulo</w:t>
      </w:r>
    </w:p>
  </w:comment>
  <w:comment w:id="6" w:author="marcazal" w:date="2015-08-18T23:31:00Z" w:initials="m">
    <w:p w:rsidR="009473D5" w:rsidRDefault="009473D5">
      <w:pPr>
        <w:pStyle w:val="Textocomentario"/>
      </w:pPr>
      <w:r>
        <w:rPr>
          <w:rStyle w:val="Refdecomentario"/>
        </w:rPr>
        <w:annotationRef/>
      </w:r>
      <w:r>
        <w:t>Ok</w:t>
      </w:r>
    </w:p>
  </w:comment>
  <w:comment w:id="7" w:author="Vaio" w:date="2015-06-17T00:26:00Z" w:initials="V">
    <w:p w:rsidR="009473D5" w:rsidRDefault="009473D5">
      <w:pPr>
        <w:pStyle w:val="Textocomentario"/>
      </w:pPr>
      <w:r>
        <w:rPr>
          <w:rStyle w:val="Refdecomentario"/>
        </w:rPr>
        <w:annotationRef/>
      </w:r>
      <w:r>
        <w:t xml:space="preserve">OJO: todas las siglas que se usan en este capítulo (son muchas) ya deben haber sido explicadas previamente. Verificar todas las siglas. </w:t>
      </w:r>
    </w:p>
  </w:comment>
  <w:comment w:id="10" w:author="Vaio" w:date="2015-06-17T00:26:00Z" w:initials="V">
    <w:p w:rsidR="009473D5" w:rsidRDefault="009473D5">
      <w:pPr>
        <w:pStyle w:val="Textocomentario"/>
      </w:pPr>
      <w:r>
        <w:rPr>
          <w:rStyle w:val="Refdecomentario"/>
        </w:rPr>
        <w:annotationRef/>
      </w:r>
      <w:r>
        <w:t xml:space="preserve">Creo que aquí se debe aclarar que se habla de </w:t>
      </w:r>
      <w:proofErr w:type="spellStart"/>
      <w:r>
        <w:t>widgtes</w:t>
      </w:r>
      <w:proofErr w:type="spellEnd"/>
      <w:r>
        <w:t xml:space="preserve"> RIA</w:t>
      </w:r>
    </w:p>
  </w:comment>
  <w:comment w:id="11" w:author="marcazal" w:date="2015-08-19T08:38:00Z" w:initials="m">
    <w:p w:rsidR="009473D5" w:rsidRDefault="009473D5">
      <w:pPr>
        <w:pStyle w:val="Textocomentario"/>
      </w:pPr>
      <w:r>
        <w:rPr>
          <w:rStyle w:val="Refdecomentario"/>
        </w:rPr>
        <w:annotationRef/>
      </w:r>
      <w:r>
        <w:t>ok</w:t>
      </w:r>
    </w:p>
  </w:comment>
  <w:comment w:id="41" w:author="Vaio" w:date="2015-06-17T00:26:00Z" w:initials="V">
    <w:p w:rsidR="009473D5" w:rsidRDefault="009473D5">
      <w:pPr>
        <w:pStyle w:val="Textocomentario"/>
      </w:pPr>
      <w:r>
        <w:rPr>
          <w:rStyle w:val="Refdecomentario"/>
        </w:rPr>
        <w:annotationRef/>
      </w:r>
      <w:r>
        <w:t>Para tener en cuenta en todo el libro: no usar punto final en los títulos</w:t>
      </w:r>
    </w:p>
  </w:comment>
  <w:comment w:id="39" w:author="Vaio" w:date="2015-06-17T00:26:00Z" w:initials="V">
    <w:p w:rsidR="009473D5" w:rsidRDefault="009473D5">
      <w:pPr>
        <w:pStyle w:val="Textocomentario"/>
      </w:pPr>
      <w:r>
        <w:rPr>
          <w:rStyle w:val="Refdecomentario"/>
        </w:rPr>
        <w:annotationRef/>
      </w:r>
      <w:r>
        <w:t xml:space="preserve">En </w:t>
      </w:r>
      <w:proofErr w:type="spellStart"/>
      <w:r>
        <w:t>e</w:t>
      </w:r>
      <w:proofErr w:type="spellEnd"/>
      <w:r>
        <w:t xml:space="preserve"> capítulo donde se describe </w:t>
      </w:r>
      <w:proofErr w:type="spellStart"/>
      <w:r>
        <w:t>moweba</w:t>
      </w:r>
      <w:proofErr w:type="spellEnd"/>
      <w:r>
        <w:t xml:space="preserve"> original, se puede agregar una descripción del proceso parecida a esta, pero correspondiente a la versión original (sin nada de RIA). Entonces en esta parte, se puede hacer referencia a esta sección y mostrar cómo es ahora, con RIA. Este tipo de </w:t>
      </w:r>
      <w:proofErr w:type="spellStart"/>
      <w:r>
        <w:t>contastes</w:t>
      </w:r>
      <w:proofErr w:type="spellEnd"/>
      <w:r>
        <w:t xml:space="preserve"> hace notar tu contribución. </w:t>
      </w:r>
    </w:p>
  </w:comment>
  <w:comment w:id="40" w:author="marcazal" w:date="2015-08-19T08:41:00Z" w:initials="m">
    <w:p w:rsidR="009473D5" w:rsidRDefault="009473D5">
      <w:pPr>
        <w:pStyle w:val="Textocomentario"/>
      </w:pPr>
      <w:r>
        <w:rPr>
          <w:rStyle w:val="Refdecomentario"/>
        </w:rPr>
        <w:annotationRef/>
      </w:r>
      <w:r>
        <w:t>Listo</w:t>
      </w:r>
    </w:p>
  </w:comment>
  <w:comment w:id="43" w:author="Vaio" w:date="2015-06-17T00:26:00Z" w:initials="V">
    <w:p w:rsidR="009473D5" w:rsidRDefault="009473D5" w:rsidP="00E71215">
      <w:pPr>
        <w:pStyle w:val="Textocomentario"/>
      </w:pPr>
      <w:r>
        <w:rPr>
          <w:rStyle w:val="Refdecomentario"/>
        </w:rPr>
        <w:annotationRef/>
      </w:r>
      <w:r>
        <w:t xml:space="preserve">Hacer referencia a una figura (usando la funcionalidad del </w:t>
      </w:r>
      <w:proofErr w:type="spellStart"/>
      <w:r>
        <w:t>word</w:t>
      </w:r>
      <w:proofErr w:type="spellEnd"/>
      <w:r>
        <w:t xml:space="preserve"> que se llama Referencias Cruzadas, como yo lo hice aquí) en vez de poner directamente su número te va facilitar después los ajustes ... al agregar nuevas figuras en medio del texto o al final, al juntar todos los capítulos del libro. </w:t>
      </w:r>
    </w:p>
    <w:p w:rsidR="009473D5" w:rsidRDefault="009473D5" w:rsidP="00E71215">
      <w:pPr>
        <w:pStyle w:val="Textocomentario"/>
      </w:pPr>
    </w:p>
    <w:p w:rsidR="009473D5" w:rsidRDefault="009473D5" w:rsidP="00E71215">
      <w:pPr>
        <w:pStyle w:val="Textocomentario"/>
      </w:pPr>
      <w:r>
        <w:t>Deberías usar referencias cruzadas para referirte a figuras, tablas u otras secciones o capítulos del documento.</w:t>
      </w:r>
    </w:p>
  </w:comment>
  <w:comment w:id="44" w:author="marcazal" w:date="2015-08-19T08:42:00Z" w:initials="m">
    <w:p w:rsidR="009473D5" w:rsidRDefault="009473D5">
      <w:pPr>
        <w:pStyle w:val="Textocomentario"/>
      </w:pPr>
      <w:r>
        <w:rPr>
          <w:rStyle w:val="Refdecomentario"/>
        </w:rPr>
        <w:annotationRef/>
      </w:r>
      <w:r>
        <w:t>Listo</w:t>
      </w:r>
    </w:p>
  </w:comment>
  <w:comment w:id="112" w:author="Vaio" w:date="2015-06-17T00:26:00Z" w:initials="V">
    <w:p w:rsidR="009473D5" w:rsidRDefault="009473D5">
      <w:pPr>
        <w:pStyle w:val="Textocomentario"/>
      </w:pPr>
      <w:r>
        <w:rPr>
          <w:rStyle w:val="Refdecomentario"/>
        </w:rPr>
        <w:annotationRef/>
      </w:r>
      <w:r>
        <w:t xml:space="preserve">En el capítulo de </w:t>
      </w:r>
      <w:proofErr w:type="spellStart"/>
      <w:r>
        <w:t>moweba</w:t>
      </w:r>
      <w:proofErr w:type="spellEnd"/>
      <w:r>
        <w:t xml:space="preserve"> se deben presentar y describir sus meta-modelos originales de contenido y posicionamiento. Hacer una figura parecida a la figura 2, pero que no </w:t>
      </w:r>
      <w:proofErr w:type="spellStart"/>
      <w:r>
        <w:t>inlcuya</w:t>
      </w:r>
      <w:proofErr w:type="spellEnd"/>
      <w:r>
        <w:t xml:space="preserve"> los elementos en azul. Agregar una descripción general del </w:t>
      </w:r>
      <w:proofErr w:type="spellStart"/>
      <w:r>
        <w:t>metamodelo</w:t>
      </w:r>
      <w:proofErr w:type="spellEnd"/>
      <w:r>
        <w:t xml:space="preserve"> original (qué representa cada elemento). </w:t>
      </w:r>
    </w:p>
    <w:p w:rsidR="009473D5" w:rsidRDefault="009473D5">
      <w:pPr>
        <w:pStyle w:val="Textocomentario"/>
      </w:pPr>
      <w:r>
        <w:t xml:space="preserve">En este capítulo ya se debe presentar sólo el </w:t>
      </w:r>
      <w:proofErr w:type="spellStart"/>
      <w:r>
        <w:t>metamodelo</w:t>
      </w:r>
      <w:proofErr w:type="spellEnd"/>
      <w:r>
        <w:t xml:space="preserve"> de contenido extendido, es decir, describir sólo las extensiones (en azul en el diagrama).  </w:t>
      </w:r>
    </w:p>
  </w:comment>
  <w:comment w:id="113" w:author="marcazal" w:date="2015-06-23T14:52:00Z" w:initials="m">
    <w:p w:rsidR="009473D5" w:rsidRDefault="009473D5">
      <w:pPr>
        <w:pStyle w:val="Textocomentario"/>
      </w:pPr>
      <w:r>
        <w:rPr>
          <w:rStyle w:val="Refdecomentario"/>
        </w:rPr>
        <w:annotationRef/>
      </w:r>
      <w:r>
        <w:t>Ahora ya agregue esto en el capítulo 2</w:t>
      </w:r>
    </w:p>
  </w:comment>
  <w:comment w:id="122" w:author="Vaio" w:date="2015-06-17T00:26:00Z" w:initials="V">
    <w:p w:rsidR="009473D5" w:rsidRDefault="009473D5">
      <w:pPr>
        <w:pStyle w:val="Textocomentario"/>
      </w:pPr>
      <w:r>
        <w:rPr>
          <w:rStyle w:val="Refdecomentario"/>
        </w:rPr>
        <w:annotationRef/>
      </w:r>
      <w:r>
        <w:t xml:space="preserve">A veces se pone posicionamiento y a </w:t>
      </w:r>
      <w:proofErr w:type="spellStart"/>
      <w:r>
        <w:t>aveces</w:t>
      </w:r>
      <w:proofErr w:type="spellEnd"/>
      <w:r>
        <w:t xml:space="preserve"> posición ... unificar ... creo que suena mejor modelo de posicionamiento. </w:t>
      </w:r>
    </w:p>
  </w:comment>
  <w:comment w:id="123" w:author="marcazal" w:date="2015-06-20T03:29:00Z" w:initials="m">
    <w:p w:rsidR="009473D5" w:rsidRDefault="009473D5">
      <w:pPr>
        <w:pStyle w:val="Textocomentario"/>
      </w:pPr>
      <w:r>
        <w:rPr>
          <w:rStyle w:val="Refdecomentario"/>
        </w:rPr>
        <w:annotationRef/>
      </w:r>
      <w:r>
        <w:t>En realidad me confundí con posicionamiento. Se llama estructura</w:t>
      </w:r>
    </w:p>
  </w:comment>
  <w:comment w:id="178" w:author="Vaio" w:date="2015-06-17T00:26:00Z" w:initials="V">
    <w:p w:rsidR="009473D5" w:rsidRDefault="009473D5">
      <w:pPr>
        <w:pStyle w:val="Textocomentario"/>
      </w:pPr>
      <w:r>
        <w:rPr>
          <w:rStyle w:val="Refdecomentario"/>
        </w:rPr>
        <w:annotationRef/>
      </w:r>
      <w:r>
        <w:t xml:space="preserve">Se debería explicar qué son los </w:t>
      </w:r>
      <w:proofErr w:type="spellStart"/>
      <w:r>
        <w:t>elemetnos</w:t>
      </w:r>
      <w:proofErr w:type="spellEnd"/>
      <w:r>
        <w:t xml:space="preserve"> de entrada, salida y de control. </w:t>
      </w:r>
    </w:p>
  </w:comment>
  <w:comment w:id="282" w:author="Vaio" w:date="2015-09-07T09:56:00Z" w:initials="V">
    <w:p w:rsidR="009473D5" w:rsidRDefault="009473D5" w:rsidP="00DB73E6">
      <w:pPr>
        <w:pStyle w:val="Textocomentario"/>
      </w:pPr>
      <w:r>
        <w:rPr>
          <w:rStyle w:val="Refdecomentario"/>
        </w:rPr>
        <w:annotationRef/>
      </w:r>
      <w:r>
        <w:t xml:space="preserve">Todas las clases de la figura 2 deberían estar explicadas/presentadas en alguna parte ... es decir, en el capítulo de </w:t>
      </w:r>
      <w:proofErr w:type="spellStart"/>
      <w:r>
        <w:t>moweba</w:t>
      </w:r>
      <w:proofErr w:type="spellEnd"/>
      <w:r>
        <w:t xml:space="preserve">, o en este capítulo ... pero cuidar de hablar de todas ellas, para poder entender bien el </w:t>
      </w:r>
      <w:proofErr w:type="spellStart"/>
      <w:r>
        <w:t>metamodelo</w:t>
      </w:r>
      <w:proofErr w:type="spellEnd"/>
      <w:r>
        <w:t xml:space="preserve">. </w:t>
      </w:r>
    </w:p>
    <w:p w:rsidR="009473D5" w:rsidRDefault="009473D5" w:rsidP="00DB73E6">
      <w:pPr>
        <w:pStyle w:val="Textocomentario"/>
      </w:pPr>
      <w:r>
        <w:t xml:space="preserve">En esta sección ya se debe explicar también cada uno de los elementos nuevos: </w:t>
      </w:r>
      <w:proofErr w:type="spellStart"/>
      <w:r>
        <w:t>richAutoSuggest</w:t>
      </w:r>
      <w:proofErr w:type="spellEnd"/>
      <w:r>
        <w:t xml:space="preserve">, </w:t>
      </w:r>
      <w:proofErr w:type="spellStart"/>
      <w:r>
        <w:t>richDatePicker</w:t>
      </w:r>
      <w:proofErr w:type="spellEnd"/>
      <w:r>
        <w:t xml:space="preserve">, etc. (esto aparece en la siguiente sección recién). Yo lo mudaría aquí de manera que al leer el </w:t>
      </w:r>
      <w:proofErr w:type="spellStart"/>
      <w:r>
        <w:t>capitulo</w:t>
      </w:r>
      <w:proofErr w:type="spellEnd"/>
      <w:r>
        <w:t xml:space="preserve"> de </w:t>
      </w:r>
      <w:proofErr w:type="spellStart"/>
      <w:r>
        <w:t>moweba</w:t>
      </w:r>
      <w:proofErr w:type="spellEnd"/>
      <w:r>
        <w:t xml:space="preserve"> ya se describan TODAS las clases originales de </w:t>
      </w:r>
      <w:proofErr w:type="spellStart"/>
      <w:r>
        <w:t>moweba</w:t>
      </w:r>
      <w:proofErr w:type="spellEnd"/>
      <w:r>
        <w:t xml:space="preserve">, y a leer esta sección ya se describan TODAS las clases nuevas. </w:t>
      </w:r>
    </w:p>
  </w:comment>
  <w:comment w:id="286" w:author="Vaio" w:date="2015-06-23T16:13:00Z" w:initials="V">
    <w:p w:rsidR="009473D5" w:rsidRDefault="009473D5" w:rsidP="00865E0E">
      <w:pPr>
        <w:pStyle w:val="Textocomentario"/>
      </w:pPr>
      <w:r>
        <w:rPr>
          <w:rStyle w:val="Refdecomentario"/>
        </w:rPr>
        <w:annotationRef/>
      </w:r>
      <w:r>
        <w:t xml:space="preserve">A cada uno de estos elementos enriquecidos que se explican aquí, sería bueno agregarles una imagen para ver cómo son. Lo </w:t>
      </w:r>
      <w:proofErr w:type="spellStart"/>
      <w:r>
        <w:t>podés</w:t>
      </w:r>
      <w:proofErr w:type="spellEnd"/>
      <w:r>
        <w:t xml:space="preserve"> cortar/pegar del ejemplo de más abajo. </w:t>
      </w:r>
    </w:p>
  </w:comment>
  <w:comment w:id="298" w:author="Vaio" w:date="2015-06-23T16:13:00Z" w:initials="V">
    <w:p w:rsidR="009473D5" w:rsidRDefault="009473D5" w:rsidP="00865E0E">
      <w:pPr>
        <w:pStyle w:val="Textocomentario"/>
      </w:pPr>
      <w:r>
        <w:rPr>
          <w:rStyle w:val="Refdecomentario"/>
        </w:rPr>
        <w:annotationRef/>
      </w:r>
      <w:r>
        <w:t xml:space="preserve">Falta explicar qué es el diccionario de sugerencias. </w:t>
      </w:r>
    </w:p>
  </w:comment>
  <w:comment w:id="299" w:author="Vaio" w:date="2015-06-23T16:13:00Z" w:initials="V">
    <w:p w:rsidR="009473D5" w:rsidRDefault="009473D5" w:rsidP="00865E0E">
      <w:pPr>
        <w:pStyle w:val="Textocomentario"/>
      </w:pPr>
      <w:r>
        <w:rPr>
          <w:rStyle w:val="Refdecomentario"/>
        </w:rPr>
        <w:annotationRef/>
      </w:r>
      <w:r>
        <w:t>Tal vez sería interesante usar otro separador, ya que la coma se usa muy frecuentemente en textos</w:t>
      </w:r>
    </w:p>
  </w:comment>
  <w:comment w:id="345" w:author="Vaio" w:date="2015-06-23T16:13:00Z" w:initials="V">
    <w:p w:rsidR="009473D5" w:rsidRDefault="009473D5" w:rsidP="00865E0E">
      <w:pPr>
        <w:pStyle w:val="Textocomentario"/>
      </w:pPr>
      <w:r>
        <w:rPr>
          <w:rStyle w:val="Refdecomentario"/>
        </w:rPr>
        <w:annotationRef/>
      </w:r>
      <w:r>
        <w:t xml:space="preserve">Se pueden listar con asteriscos uno debajo de otro y dar ejemplos de cada uno. </w:t>
      </w:r>
    </w:p>
  </w:comment>
  <w:comment w:id="423" w:author="Vaio" w:date="2015-06-23T16:13:00Z" w:initials="V">
    <w:p w:rsidR="009473D5" w:rsidRDefault="009473D5" w:rsidP="00865E0E">
      <w:pPr>
        <w:pStyle w:val="Textocomentario"/>
      </w:pPr>
      <w:r>
        <w:rPr>
          <w:rStyle w:val="Refdecomentario"/>
        </w:rPr>
        <w:annotationRef/>
      </w:r>
      <w:r>
        <w:t xml:space="preserve">no sería mejor poner </w:t>
      </w:r>
      <w:proofErr w:type="spellStart"/>
      <w:r>
        <w:t>richdatepicker</w:t>
      </w:r>
      <w:proofErr w:type="spellEnd"/>
      <w:r>
        <w:t>?</w:t>
      </w:r>
    </w:p>
  </w:comment>
  <w:comment w:id="606" w:author="Vaio" w:date="2015-06-23T16:13:00Z" w:initials="V">
    <w:p w:rsidR="009473D5" w:rsidRDefault="009473D5" w:rsidP="00865E0E">
      <w:pPr>
        <w:pStyle w:val="Textocomentario"/>
      </w:pPr>
      <w:r>
        <w:rPr>
          <w:rStyle w:val="Refdecomentario"/>
        </w:rPr>
        <w:annotationRef/>
      </w:r>
      <w:r>
        <w:t xml:space="preserve">De nuevo, los </w:t>
      </w:r>
      <w:proofErr w:type="spellStart"/>
      <w:r>
        <w:t>table</w:t>
      </w:r>
      <w:proofErr w:type="spellEnd"/>
      <w:r>
        <w:t xml:space="preserve"> y los </w:t>
      </w:r>
      <w:proofErr w:type="spellStart"/>
      <w:r>
        <w:t>form</w:t>
      </w:r>
      <w:proofErr w:type="spellEnd"/>
      <w:r>
        <w:t xml:space="preserve"> son </w:t>
      </w:r>
      <w:proofErr w:type="spellStart"/>
      <w:r>
        <w:t>compositeUIElements</w:t>
      </w:r>
      <w:proofErr w:type="spellEnd"/>
      <w:r>
        <w:t xml:space="preserve">. De hecho un </w:t>
      </w:r>
      <w:proofErr w:type="spellStart"/>
      <w:r>
        <w:t>compositeUIElement</w:t>
      </w:r>
      <w:proofErr w:type="spellEnd"/>
      <w:r>
        <w:t xml:space="preserve"> debería ser un elemento abstracto que no se puede instanciar por sí mismo. Tener en cuenta esto para el </w:t>
      </w:r>
      <w:proofErr w:type="spellStart"/>
      <w:r>
        <w:t>metamodelo</w:t>
      </w:r>
      <w:proofErr w:type="spellEnd"/>
      <w:r>
        <w:t xml:space="preserve"> y también para el </w:t>
      </w:r>
      <w:proofErr w:type="spellStart"/>
      <w:r>
        <w:t>profile</w:t>
      </w:r>
      <w:proofErr w:type="spellEnd"/>
      <w:r>
        <w:t xml:space="preserve">. De la,  misma forma, los </w:t>
      </w:r>
      <w:proofErr w:type="spellStart"/>
      <w:r>
        <w:t>UIElement</w:t>
      </w:r>
      <w:proofErr w:type="spellEnd"/>
      <w:r>
        <w:t>, input/output/</w:t>
      </w:r>
      <w:proofErr w:type="spellStart"/>
      <w:r>
        <w:t>controlElement</w:t>
      </w:r>
      <w:proofErr w:type="spellEnd"/>
      <w:r>
        <w:t xml:space="preserve"> tienen que ser todos abstractos y no </w:t>
      </w:r>
      <w:proofErr w:type="spellStart"/>
      <w:r>
        <w:t>instanciables</w:t>
      </w:r>
      <w:proofErr w:type="spellEnd"/>
      <w:r>
        <w:t xml:space="preserve"> por </w:t>
      </w:r>
      <w:proofErr w:type="spellStart"/>
      <w:r>
        <w:t>si</w:t>
      </w:r>
      <w:proofErr w:type="spellEnd"/>
      <w:r>
        <w:t xml:space="preserve"> mismos. </w:t>
      </w:r>
    </w:p>
  </w:comment>
  <w:comment w:id="607" w:author="marcazal" w:date="2015-06-23T16:13:00Z" w:initials="m">
    <w:p w:rsidR="009473D5" w:rsidRDefault="009473D5" w:rsidP="00865E0E">
      <w:pPr>
        <w:pStyle w:val="Textocomentario"/>
      </w:pPr>
      <w:r>
        <w:rPr>
          <w:rStyle w:val="Refdecomentario"/>
        </w:rPr>
        <w:annotationRef/>
      </w:r>
      <w:r>
        <w:t xml:space="preserve">El </w:t>
      </w:r>
      <w:proofErr w:type="spellStart"/>
      <w:r>
        <w:t>compositeUIElement</w:t>
      </w:r>
      <w:proofErr w:type="spellEnd"/>
      <w:r>
        <w:t xml:space="preserve"> si puede instanciarse solo. Todo lo que no es </w:t>
      </w:r>
      <w:proofErr w:type="spellStart"/>
      <w:r>
        <w:t>Form</w:t>
      </w:r>
      <w:proofErr w:type="spellEnd"/>
      <w:r>
        <w:t xml:space="preserve"> o </w:t>
      </w:r>
      <w:proofErr w:type="spellStart"/>
      <w:r>
        <w:t>Table</w:t>
      </w:r>
      <w:proofErr w:type="spellEnd"/>
      <w:r>
        <w:t xml:space="preserve"> o </w:t>
      </w:r>
      <w:proofErr w:type="spellStart"/>
      <w:r>
        <w:t>RichAccordion</w:t>
      </w:r>
      <w:proofErr w:type="spellEnd"/>
      <w:r>
        <w:t xml:space="preserve"> o </w:t>
      </w:r>
      <w:proofErr w:type="spellStart"/>
      <w:r>
        <w:t>RichTabs</w:t>
      </w:r>
      <w:proofErr w:type="spellEnd"/>
      <w:r>
        <w:t xml:space="preserve"> es solamente </w:t>
      </w:r>
      <w:proofErr w:type="spellStart"/>
      <w:r>
        <w:t>compositeUIElement</w:t>
      </w:r>
      <w:proofErr w:type="spellEnd"/>
      <w:r>
        <w:t>. Por ejemplo, para definir páginas que solamente tienen texto , enlaces , multimedia, elementos solo de salida.</w:t>
      </w:r>
    </w:p>
  </w:comment>
  <w:comment w:id="617" w:author="Vaio" w:date="2015-06-23T16:13:00Z" w:initials="V">
    <w:p w:rsidR="009473D5" w:rsidRDefault="009473D5" w:rsidP="00865E0E">
      <w:pPr>
        <w:pStyle w:val="Textocomentario"/>
      </w:pPr>
      <w:r>
        <w:rPr>
          <w:rStyle w:val="Refdecomentario"/>
        </w:rPr>
        <w:annotationRef/>
      </w:r>
      <w:r>
        <w:t xml:space="preserve">panel no aparece en el </w:t>
      </w:r>
      <w:proofErr w:type="spellStart"/>
      <w:r>
        <w:t>profile</w:t>
      </w:r>
      <w:proofErr w:type="spellEnd"/>
      <w:r>
        <w:t xml:space="preserve">. </w:t>
      </w:r>
    </w:p>
    <w:p w:rsidR="009473D5" w:rsidRDefault="009473D5" w:rsidP="00865E0E">
      <w:pPr>
        <w:pStyle w:val="Textocomentario"/>
      </w:pPr>
      <w:r>
        <w:t xml:space="preserve">Como comenté antes, el </w:t>
      </w:r>
      <w:proofErr w:type="spellStart"/>
      <w:r>
        <w:t>richAccordion</w:t>
      </w:r>
      <w:proofErr w:type="spellEnd"/>
      <w:r>
        <w:t xml:space="preserve"> y el </w:t>
      </w:r>
      <w:proofErr w:type="spellStart"/>
      <w:r>
        <w:t>richTabs</w:t>
      </w:r>
      <w:proofErr w:type="spellEnd"/>
      <w:r>
        <w:t xml:space="preserve"> se componen de paneles. Esto se debería reflejar en el </w:t>
      </w:r>
      <w:proofErr w:type="spellStart"/>
      <w:r>
        <w:t>profile</w:t>
      </w:r>
      <w:proofErr w:type="spellEnd"/>
      <w:r>
        <w:t xml:space="preserve"> y corregir en el </w:t>
      </w:r>
      <w:proofErr w:type="spellStart"/>
      <w:r>
        <w:t>metamodelo</w:t>
      </w:r>
      <w:proofErr w:type="spellEnd"/>
      <w:r>
        <w:t xml:space="preserve">. </w:t>
      </w:r>
    </w:p>
  </w:comment>
  <w:comment w:id="618" w:author="marcazal" w:date="2015-09-07T15:48:00Z" w:initials="m">
    <w:p w:rsidR="009473D5" w:rsidRDefault="009473D5" w:rsidP="00865E0E">
      <w:pPr>
        <w:pStyle w:val="Textocomentario"/>
      </w:pPr>
      <w:r>
        <w:rPr>
          <w:rStyle w:val="Refdecomentario"/>
        </w:rPr>
        <w:annotationRef/>
      </w:r>
      <w:r w:rsidR="00372B3C">
        <w:t>Listo</w:t>
      </w:r>
    </w:p>
  </w:comment>
  <w:comment w:id="619" w:author="Vaio" w:date="2015-06-23T16:13:00Z" w:initials="V">
    <w:p w:rsidR="009473D5" w:rsidRDefault="009473D5" w:rsidP="00865E0E">
      <w:pPr>
        <w:pStyle w:val="Textocomentario"/>
      </w:pPr>
      <w:r>
        <w:rPr>
          <w:rStyle w:val="Refdecomentario"/>
        </w:rPr>
        <w:annotationRef/>
      </w:r>
      <w:r>
        <w:t xml:space="preserve">No entiendo  esta parte ... de qué diagrama de clases se habla aquí? </w:t>
      </w:r>
    </w:p>
  </w:comment>
  <w:comment w:id="624" w:author="Vaio" w:date="2015-06-23T16:13:00Z" w:initials="V">
    <w:p w:rsidR="009473D5" w:rsidRDefault="009473D5" w:rsidP="00865E0E">
      <w:pPr>
        <w:pStyle w:val="Textocomentario"/>
      </w:pPr>
      <w:r>
        <w:rPr>
          <w:rStyle w:val="Refdecomentario"/>
        </w:rPr>
        <w:annotationRef/>
      </w:r>
      <w:r>
        <w:t xml:space="preserve">de un panel o de un </w:t>
      </w:r>
      <w:proofErr w:type="spellStart"/>
      <w:r>
        <w:t>richAccordion</w:t>
      </w:r>
      <w:proofErr w:type="spellEnd"/>
      <w:r>
        <w:t>?</w:t>
      </w:r>
    </w:p>
  </w:comment>
  <w:comment w:id="633" w:author="Vaio" w:date="2015-06-17T00:51:00Z" w:initials="V">
    <w:p w:rsidR="009473D5" w:rsidRDefault="009473D5">
      <w:pPr>
        <w:pStyle w:val="Textocomentario"/>
      </w:pPr>
      <w:r>
        <w:rPr>
          <w:rStyle w:val="Refdecomentario"/>
        </w:rPr>
        <w:annotationRef/>
      </w:r>
      <w:r>
        <w:t xml:space="preserve">En la sección de </w:t>
      </w:r>
      <w:proofErr w:type="spellStart"/>
      <w:r>
        <w:t>moweba</w:t>
      </w:r>
      <w:proofErr w:type="spellEnd"/>
      <w:r>
        <w:t xml:space="preserve"> se puede mostrar el </w:t>
      </w:r>
      <w:proofErr w:type="spellStart"/>
      <w:r>
        <w:t>profile</w:t>
      </w:r>
      <w:proofErr w:type="spellEnd"/>
      <w:r>
        <w:t xml:space="preserve"> original, y explicarlo. </w:t>
      </w:r>
    </w:p>
    <w:p w:rsidR="009473D5" w:rsidRDefault="009473D5">
      <w:pPr>
        <w:pStyle w:val="Textocomentario"/>
      </w:pPr>
      <w:r>
        <w:t xml:space="preserve">En esta sección se muestra el </w:t>
      </w:r>
      <w:proofErr w:type="spellStart"/>
      <w:r>
        <w:t>profile</w:t>
      </w:r>
      <w:proofErr w:type="spellEnd"/>
      <w:r>
        <w:t xml:space="preserve"> extendido y se explican sólo las extensiones. </w:t>
      </w:r>
    </w:p>
  </w:comment>
  <w:comment w:id="637" w:author="Vaio" w:date="2015-06-17T00:34:00Z" w:initials="V">
    <w:p w:rsidR="009473D5" w:rsidRDefault="009473D5">
      <w:pPr>
        <w:pStyle w:val="Textocomentario"/>
      </w:pPr>
      <w:r>
        <w:rPr>
          <w:rStyle w:val="Refdecomentario"/>
        </w:rPr>
        <w:annotationRef/>
      </w:r>
      <w:r>
        <w:t>En castellano, no es correcto poner s o 's al final de una sigla para hacerla plural (</w:t>
      </w:r>
      <w:r w:rsidRPr="0078413E">
        <w:t>http://www.rae.es/consultas/plural-de-las-siglas-las-ong-unos-dvd</w:t>
      </w:r>
      <w:r>
        <w:t xml:space="preserve">). Se dice simplemente los PIM.  </w:t>
      </w:r>
    </w:p>
  </w:comment>
  <w:comment w:id="638" w:author="marcazal" w:date="2015-06-20T17:12:00Z" w:initials="m">
    <w:p w:rsidR="009473D5" w:rsidRDefault="009473D5">
      <w:pPr>
        <w:pStyle w:val="Textocomentario"/>
      </w:pPr>
      <w:r>
        <w:rPr>
          <w:rStyle w:val="Refdecomentario"/>
        </w:rPr>
        <w:annotationRef/>
      </w:r>
      <w:r>
        <w:t>Corregido</w:t>
      </w:r>
    </w:p>
  </w:comment>
  <w:comment w:id="639" w:author="Vaio" w:date="2015-06-17T00:37:00Z" w:initials="V">
    <w:p w:rsidR="009473D5" w:rsidRDefault="009473D5">
      <w:pPr>
        <w:pStyle w:val="Textocomentario"/>
      </w:pPr>
      <w:r>
        <w:rPr>
          <w:rStyle w:val="Refdecomentario"/>
        </w:rPr>
        <w:annotationRef/>
      </w:r>
      <w:r>
        <w:t xml:space="preserve">OJO para usar referencias de color ... </w:t>
      </w:r>
    </w:p>
  </w:comment>
  <w:comment w:id="640" w:author="Vaio" w:date="2015-06-17T00:52:00Z" w:initials="V">
    <w:p w:rsidR="009473D5" w:rsidRDefault="009473D5">
      <w:pPr>
        <w:pStyle w:val="Textocomentario"/>
      </w:pPr>
      <w:r>
        <w:rPr>
          <w:rStyle w:val="Refdecomentario"/>
        </w:rPr>
        <w:annotationRef/>
      </w:r>
      <w:r>
        <w:t xml:space="preserve">Explicar los conceptos de </w:t>
      </w:r>
      <w:proofErr w:type="spellStart"/>
      <w:r>
        <w:t>class</w:t>
      </w:r>
      <w:proofErr w:type="spellEnd"/>
      <w:r>
        <w:t xml:space="preserve"> y </w:t>
      </w:r>
      <w:proofErr w:type="spellStart"/>
      <w:r>
        <w:t>property</w:t>
      </w:r>
      <w:proofErr w:type="spellEnd"/>
      <w:r>
        <w:t xml:space="preserve"> de los perfiles de UML para luego justificar </w:t>
      </w:r>
      <w:proofErr w:type="spellStart"/>
      <w:r>
        <w:t>porqué</w:t>
      </w:r>
      <w:proofErr w:type="spellEnd"/>
      <w:r>
        <w:t xml:space="preserve"> los </w:t>
      </w:r>
      <w:proofErr w:type="spellStart"/>
      <w:r>
        <w:t>composite</w:t>
      </w:r>
      <w:proofErr w:type="spellEnd"/>
      <w:r>
        <w:t xml:space="preserve"> se representan con clases y los elementos simples con </w:t>
      </w:r>
      <w:proofErr w:type="spellStart"/>
      <w:r>
        <w:t>properties</w:t>
      </w:r>
      <w:proofErr w:type="spellEnd"/>
      <w:r>
        <w:t xml:space="preserve">. </w:t>
      </w:r>
    </w:p>
    <w:p w:rsidR="009473D5" w:rsidRDefault="009473D5">
      <w:pPr>
        <w:pStyle w:val="Textocomentario"/>
      </w:pPr>
      <w:r>
        <w:t xml:space="preserve">Esto ya se puede hacer en la sección de </w:t>
      </w:r>
      <w:proofErr w:type="spellStart"/>
      <w:r>
        <w:t>moweba</w:t>
      </w:r>
      <w:proofErr w:type="spellEnd"/>
      <w:r>
        <w:t xml:space="preserve">, al presentar el </w:t>
      </w:r>
      <w:proofErr w:type="spellStart"/>
      <w:r>
        <w:t>profile</w:t>
      </w:r>
      <w:proofErr w:type="spellEnd"/>
      <w:r>
        <w:t xml:space="preserve"> original. </w:t>
      </w:r>
    </w:p>
  </w:comment>
  <w:comment w:id="645" w:author="Vaio" w:date="2015-06-17T00:53:00Z" w:initials="V">
    <w:p w:rsidR="009473D5" w:rsidRDefault="009473D5">
      <w:pPr>
        <w:pStyle w:val="Textocomentario"/>
      </w:pPr>
      <w:r>
        <w:rPr>
          <w:rStyle w:val="Refdecomentario"/>
        </w:rPr>
        <w:annotationRef/>
      </w:r>
      <w:r>
        <w:t xml:space="preserve">Lo que viene a continuación se debería mudar a la sección anterior. </w:t>
      </w:r>
    </w:p>
    <w:p w:rsidR="009473D5" w:rsidRDefault="009473D5">
      <w:pPr>
        <w:pStyle w:val="Textocomentario"/>
      </w:pPr>
      <w:r>
        <w:t xml:space="preserve">En esta sección simplemente vas a contar que extendiste el </w:t>
      </w:r>
      <w:proofErr w:type="spellStart"/>
      <w:r>
        <w:t>profile</w:t>
      </w:r>
      <w:proofErr w:type="spellEnd"/>
      <w:r>
        <w:t xml:space="preserve">, y para qué sirve eso. </w:t>
      </w:r>
    </w:p>
  </w:comment>
  <w:comment w:id="647" w:author="Vaio" w:date="2015-06-17T01:16:00Z" w:initials="V">
    <w:p w:rsidR="009473D5" w:rsidRDefault="009473D5">
      <w:pPr>
        <w:pStyle w:val="Textocomentario"/>
      </w:pPr>
      <w:r>
        <w:rPr>
          <w:rStyle w:val="Refdecomentario"/>
        </w:rPr>
        <w:annotationRef/>
      </w:r>
      <w:r>
        <w:t xml:space="preserve">Tengo varias inquietudes con respecto a este </w:t>
      </w:r>
      <w:proofErr w:type="spellStart"/>
      <w:r>
        <w:t>profile</w:t>
      </w:r>
      <w:proofErr w:type="spellEnd"/>
      <w:r>
        <w:t xml:space="preserve">: </w:t>
      </w:r>
    </w:p>
    <w:p w:rsidR="009473D5" w:rsidRDefault="009473D5">
      <w:pPr>
        <w:pStyle w:val="Textocomentario"/>
      </w:pPr>
      <w:r>
        <w:t xml:space="preserve">* En principio yo esperaría que aquí básicamente se repita la estructura del </w:t>
      </w:r>
      <w:proofErr w:type="spellStart"/>
      <w:r>
        <w:t>metamodelo</w:t>
      </w:r>
      <w:proofErr w:type="spellEnd"/>
      <w:r>
        <w:t>, pero no es así ... por ejemplo aquí no están las clases que agrupan a los elementos de interfaz, como output/input/</w:t>
      </w:r>
      <w:proofErr w:type="spellStart"/>
      <w:r>
        <w:t>controlElement</w:t>
      </w:r>
      <w:proofErr w:type="spellEnd"/>
      <w:r>
        <w:t xml:space="preserve">... ¿por qué?. Yo creo que se debería repetir el esquema, o explicar porqué no es conveniente repetirlo. </w:t>
      </w:r>
    </w:p>
    <w:p w:rsidR="009473D5" w:rsidRDefault="009473D5">
      <w:pPr>
        <w:pStyle w:val="Textocomentario"/>
      </w:pPr>
      <w:r>
        <w:t xml:space="preserve">* En este perfil no hay relaciones que indiquen que </w:t>
      </w:r>
      <w:proofErr w:type="spellStart"/>
      <w:r>
        <w:t>compositeUIElement</w:t>
      </w:r>
      <w:proofErr w:type="spellEnd"/>
      <w:r>
        <w:t xml:space="preserve"> puede contener a otros </w:t>
      </w:r>
      <w:proofErr w:type="spellStart"/>
      <w:r>
        <w:t>compositeUIElement</w:t>
      </w:r>
      <w:proofErr w:type="spellEnd"/>
      <w:r>
        <w:t xml:space="preserve"> o a </w:t>
      </w:r>
      <w:proofErr w:type="spellStart"/>
      <w:r>
        <w:t>uiElements</w:t>
      </w:r>
      <w:proofErr w:type="spellEnd"/>
      <w:r>
        <w:t xml:space="preserve">. </w:t>
      </w:r>
    </w:p>
    <w:p w:rsidR="009473D5" w:rsidRDefault="009473D5">
      <w:pPr>
        <w:pStyle w:val="Textocomentario"/>
      </w:pPr>
      <w:r>
        <w:t xml:space="preserve">* Aquí si aparece </w:t>
      </w:r>
      <w:proofErr w:type="spellStart"/>
      <w:r>
        <w:t>table</w:t>
      </w:r>
      <w:proofErr w:type="spellEnd"/>
      <w:r>
        <w:t xml:space="preserve">, pero no aparece panel. </w:t>
      </w:r>
    </w:p>
    <w:p w:rsidR="009473D5" w:rsidRDefault="009473D5">
      <w:pPr>
        <w:pStyle w:val="Textocomentario"/>
      </w:pPr>
      <w:r>
        <w:t xml:space="preserve">* </w:t>
      </w:r>
      <w:proofErr w:type="spellStart"/>
      <w:r>
        <w:t>RichToolTip</w:t>
      </w:r>
      <w:proofErr w:type="spellEnd"/>
      <w:r>
        <w:t xml:space="preserve"> no está relacionado a los elementos de entrada/salida/control. </w:t>
      </w:r>
    </w:p>
    <w:p w:rsidR="009473D5" w:rsidRDefault="009473D5">
      <w:pPr>
        <w:pStyle w:val="Textocomentario"/>
      </w:pPr>
      <w:r>
        <w:t xml:space="preserve">* Verificar bien que haya coherencia con el </w:t>
      </w:r>
      <w:proofErr w:type="spellStart"/>
      <w:r>
        <w:t>metamodelo</w:t>
      </w:r>
      <w:proofErr w:type="spellEnd"/>
      <w:r>
        <w:t xml:space="preserve">, o bien explicar los porqués de las diferencias. </w:t>
      </w:r>
    </w:p>
  </w:comment>
  <w:comment w:id="648" w:author="marcazal" w:date="2015-06-20T17:20:00Z" w:initials="m">
    <w:p w:rsidR="009473D5" w:rsidRDefault="009473D5">
      <w:pPr>
        <w:pStyle w:val="Textocomentario"/>
      </w:pPr>
      <w:r>
        <w:rPr>
          <w:rStyle w:val="Refdecomentario"/>
        </w:rPr>
        <w:annotationRef/>
      </w:r>
    </w:p>
    <w:p w:rsidR="009473D5" w:rsidRDefault="009473D5">
      <w:pPr>
        <w:pStyle w:val="Textocomentario"/>
      </w:pPr>
      <w:r>
        <w:t xml:space="preserve">-Se agregaron al perfil extendido las clasificaciones </w:t>
      </w:r>
      <w:proofErr w:type="spellStart"/>
      <w:r>
        <w:t>imput</w:t>
      </w:r>
      <w:proofErr w:type="spellEnd"/>
      <w:r>
        <w:t>/output y control.</w:t>
      </w:r>
    </w:p>
    <w:p w:rsidR="009473D5" w:rsidRDefault="009473D5">
      <w:pPr>
        <w:pStyle w:val="Textocomentario"/>
      </w:pPr>
      <w:r>
        <w:t xml:space="preserve">-Panel se ha eliminado del </w:t>
      </w:r>
      <w:proofErr w:type="spellStart"/>
      <w:r>
        <w:t>metamodelo</w:t>
      </w:r>
      <w:proofErr w:type="spellEnd"/>
      <w:r>
        <w:t xml:space="preserve"> y no se agregará al perfil</w:t>
      </w:r>
    </w:p>
  </w:comment>
  <w:comment w:id="680" w:author="Vaio" w:date="2015-06-23T17:39:00Z" w:initials="V">
    <w:p w:rsidR="009473D5" w:rsidRDefault="009473D5" w:rsidP="00795985">
      <w:pPr>
        <w:pStyle w:val="Textocomentario"/>
      </w:pPr>
      <w:r>
        <w:rPr>
          <w:rStyle w:val="Refdecomentario"/>
        </w:rPr>
        <w:annotationRef/>
      </w:r>
      <w:r>
        <w:t xml:space="preserve">Sería interesante agregar un párrafo que explique el ejemplo … algo tipo se va implementar un módulo de registro de personas que permite ingresar/modificar los datos personales, de contacto, etc. </w:t>
      </w:r>
    </w:p>
    <w:p w:rsidR="009473D5" w:rsidRDefault="009473D5" w:rsidP="00795985">
      <w:pPr>
        <w:pStyle w:val="Textocomentario"/>
      </w:pPr>
      <w:r>
        <w:t xml:space="preserve">Si esto ya se describió en otro capítulo, entonces recordar aquí la referencia de donde se puede ver la descripción. </w:t>
      </w:r>
    </w:p>
    <w:p w:rsidR="009473D5" w:rsidRDefault="009473D5" w:rsidP="00795985">
      <w:pPr>
        <w:pStyle w:val="Textocomentario"/>
      </w:pPr>
    </w:p>
  </w:comment>
  <w:comment w:id="681" w:author="Vaio" w:date="2015-06-23T17:39:00Z" w:initials="V">
    <w:p w:rsidR="009473D5" w:rsidRDefault="009473D5" w:rsidP="00795985">
      <w:pPr>
        <w:pStyle w:val="Textocomentario"/>
      </w:pPr>
      <w:r>
        <w:rPr>
          <w:rStyle w:val="Refdecomentario"/>
        </w:rPr>
        <w:annotationRef/>
      </w:r>
      <w:r>
        <w:t xml:space="preserve">Creo que no es necesario poner esto aquí … describir sólo lo que sí está en el ejemplo. </w:t>
      </w:r>
    </w:p>
  </w:comment>
  <w:comment w:id="684" w:author="Vaio" w:date="2015-06-23T17:39:00Z" w:initials="V">
    <w:p w:rsidR="009473D5" w:rsidRDefault="009473D5" w:rsidP="00795985">
      <w:pPr>
        <w:pStyle w:val="Textocomentario"/>
      </w:pPr>
      <w:r>
        <w:rPr>
          <w:rStyle w:val="Refdecomentario"/>
        </w:rPr>
        <w:annotationRef/>
      </w:r>
      <w:r>
        <w:t xml:space="preserve">Creo que sería bueno listar todos usos de las extensiones, no sólo la del campo clave. Se puede hacer un listado, por ejemplo con letras: </w:t>
      </w:r>
    </w:p>
    <w:p w:rsidR="009473D5" w:rsidRDefault="009473D5" w:rsidP="00795985">
      <w:pPr>
        <w:pStyle w:val="Textocomentario"/>
        <w:numPr>
          <w:ilvl w:val="0"/>
          <w:numId w:val="2"/>
        </w:numPr>
      </w:pPr>
      <w:r>
        <w:t xml:space="preserve">Campo clave del formulario de ingreso: explicación … </w:t>
      </w:r>
    </w:p>
    <w:p w:rsidR="009473D5" w:rsidRDefault="009473D5" w:rsidP="00795985">
      <w:pPr>
        <w:pStyle w:val="Textocomentario"/>
        <w:numPr>
          <w:ilvl w:val="0"/>
          <w:numId w:val="2"/>
        </w:numPr>
      </w:pPr>
      <w:r>
        <w:t xml:space="preserve">Algo: </w:t>
      </w:r>
      <w:proofErr w:type="spellStart"/>
      <w:r>
        <w:t>explicaicón</w:t>
      </w:r>
      <w:proofErr w:type="spellEnd"/>
      <w:r>
        <w:t xml:space="preserve">, </w:t>
      </w:r>
    </w:p>
    <w:p w:rsidR="009473D5" w:rsidRDefault="009473D5" w:rsidP="00795985">
      <w:pPr>
        <w:pStyle w:val="Textocomentario"/>
        <w:numPr>
          <w:ilvl w:val="0"/>
          <w:numId w:val="2"/>
        </w:numPr>
      </w:pPr>
      <w:r>
        <w:t>Algo: explicación</w:t>
      </w:r>
    </w:p>
    <w:p w:rsidR="009473D5" w:rsidRDefault="009473D5" w:rsidP="00795985">
      <w:pPr>
        <w:pStyle w:val="Textocomentario"/>
        <w:numPr>
          <w:ilvl w:val="0"/>
          <w:numId w:val="2"/>
        </w:numPr>
      </w:pPr>
      <w:r>
        <w:t xml:space="preserve">Etc. </w:t>
      </w:r>
    </w:p>
    <w:p w:rsidR="009473D5" w:rsidRDefault="009473D5" w:rsidP="00795985">
      <w:pPr>
        <w:pStyle w:val="Textocomentario"/>
      </w:pPr>
      <w:r>
        <w:t xml:space="preserve">Entonces, después, sobre las figuras 5 y 6 se va poder poner unos recuadros y asignar en cada recuadro la letra correspondiente de la extensión … </w:t>
      </w:r>
    </w:p>
  </w:comment>
  <w:comment w:id="690" w:author="Vaio" w:date="2015-06-23T17:39:00Z" w:initials="V">
    <w:p w:rsidR="009473D5" w:rsidRDefault="009473D5" w:rsidP="00795985">
      <w:pPr>
        <w:pStyle w:val="Textocomentario"/>
      </w:pPr>
      <w:r>
        <w:rPr>
          <w:rStyle w:val="Refdecomentario"/>
        </w:rPr>
        <w:annotationRef/>
      </w:r>
      <w:r>
        <w:t xml:space="preserve">Algunos comentarios al analizar esta figura: </w:t>
      </w:r>
    </w:p>
    <w:p w:rsidR="009473D5" w:rsidRDefault="009473D5" w:rsidP="00795985">
      <w:pPr>
        <w:pStyle w:val="Textocomentario"/>
        <w:numPr>
          <w:ilvl w:val="0"/>
          <w:numId w:val="3"/>
        </w:numPr>
      </w:pPr>
      <w:r>
        <w:t xml:space="preserve">Antes había sugerido algo sobre la </w:t>
      </w:r>
      <w:proofErr w:type="spellStart"/>
      <w:r>
        <w:t>cardinalidad</w:t>
      </w:r>
      <w:proofErr w:type="spellEnd"/>
      <w:r>
        <w:t xml:space="preserve"> entre input/</w:t>
      </w:r>
      <w:proofErr w:type="spellStart"/>
      <w:r>
        <w:t>outputElement</w:t>
      </w:r>
      <w:proofErr w:type="spellEnd"/>
      <w:r>
        <w:t xml:space="preserve"> y </w:t>
      </w:r>
      <w:proofErr w:type="spellStart"/>
      <w:r>
        <w:t>richToolTip</w:t>
      </w:r>
      <w:proofErr w:type="spellEnd"/>
      <w:r>
        <w:t xml:space="preserve">. Acá veo en realidad como se usa, y ahora me parece que la </w:t>
      </w:r>
      <w:proofErr w:type="spellStart"/>
      <w:r>
        <w:t>cardinalidad</w:t>
      </w:r>
      <w:proofErr w:type="spellEnd"/>
      <w:r>
        <w:t xml:space="preserve"> apropiada es de 1 a 1. Es decir, por ejemplo, un </w:t>
      </w:r>
      <w:proofErr w:type="spellStart"/>
      <w:r>
        <w:t>inputElement</w:t>
      </w:r>
      <w:proofErr w:type="spellEnd"/>
      <w:r>
        <w:t xml:space="preserve"> puede tener 0 o 1 </w:t>
      </w:r>
      <w:proofErr w:type="spellStart"/>
      <w:r>
        <w:t>richToolTip</w:t>
      </w:r>
      <w:proofErr w:type="spellEnd"/>
      <w:r>
        <w:t xml:space="preserve">, y un </w:t>
      </w:r>
      <w:proofErr w:type="spellStart"/>
      <w:r>
        <w:t>richToolTip</w:t>
      </w:r>
      <w:proofErr w:type="spellEnd"/>
      <w:r>
        <w:t xml:space="preserve"> corresponde sólo a un </w:t>
      </w:r>
      <w:proofErr w:type="spellStart"/>
      <w:r>
        <w:t>inputElement</w:t>
      </w:r>
      <w:proofErr w:type="spellEnd"/>
      <w:r>
        <w:t>. ¿Es así?</w:t>
      </w:r>
    </w:p>
    <w:p w:rsidR="009473D5" w:rsidRDefault="009473D5" w:rsidP="00795985">
      <w:pPr>
        <w:pStyle w:val="Textocomentario"/>
        <w:numPr>
          <w:ilvl w:val="0"/>
          <w:numId w:val="3"/>
        </w:numPr>
      </w:pPr>
      <w:r>
        <w:t xml:space="preserve">Antes había dicho que </w:t>
      </w:r>
      <w:proofErr w:type="spellStart"/>
      <w:r>
        <w:t>compositeUIElement</w:t>
      </w:r>
      <w:proofErr w:type="spellEnd"/>
      <w:r>
        <w:t xml:space="preserve"> debía ser abstracto, pero acá veo que se puede instanciar (se puede usar como estereotipo). En la reunión también Maga dijo que no es necesariamente abstracto, así que OK con eso. </w:t>
      </w:r>
    </w:p>
    <w:p w:rsidR="009473D5" w:rsidRDefault="009473D5" w:rsidP="00795985">
      <w:pPr>
        <w:pStyle w:val="Textocomentario"/>
        <w:numPr>
          <w:ilvl w:val="0"/>
          <w:numId w:val="3"/>
        </w:numPr>
      </w:pPr>
      <w:r>
        <w:t xml:space="preserve">Aquí veo cómo se usa el </w:t>
      </w:r>
      <w:proofErr w:type="spellStart"/>
      <w:proofErr w:type="gramStart"/>
      <w:r>
        <w:t>withinARichAccordion</w:t>
      </w:r>
      <w:proofErr w:type="spellEnd"/>
      <w:r>
        <w:t xml:space="preserve"> …</w:t>
      </w:r>
      <w:proofErr w:type="gramEnd"/>
      <w:r>
        <w:t xml:space="preserve"> una duda: ¿no es necesario especificar también en cuál </w:t>
      </w:r>
      <w:proofErr w:type="spellStart"/>
      <w:r>
        <w:t>richAccordion</w:t>
      </w:r>
      <w:proofErr w:type="spellEnd"/>
      <w:r>
        <w:t xml:space="preserve">, por si en una interfaz haya más de uno?  </w:t>
      </w:r>
    </w:p>
  </w:comment>
  <w:comment w:id="696" w:author="Vaio" w:date="2015-06-23T17:39:00Z" w:initials="V">
    <w:p w:rsidR="009473D5" w:rsidRDefault="009473D5" w:rsidP="00795985">
      <w:pPr>
        <w:pStyle w:val="Textocomentario"/>
      </w:pPr>
      <w:r>
        <w:rPr>
          <w:rStyle w:val="Refdecomentario"/>
        </w:rPr>
        <w:annotationRef/>
      </w:r>
      <w:r>
        <w:t xml:space="preserve">Creo que sería mejor hacer una figura que ocupe toda la página, porque así no se puede leer. </w:t>
      </w:r>
    </w:p>
    <w:p w:rsidR="009473D5" w:rsidRDefault="009473D5" w:rsidP="00795985">
      <w:pPr>
        <w:pStyle w:val="Textocomentario"/>
      </w:pPr>
      <w:r>
        <w:t xml:space="preserve">Lo mismo para la figura del </w:t>
      </w:r>
      <w:proofErr w:type="spellStart"/>
      <w:r>
        <w:t>metamodelo</w:t>
      </w:r>
      <w:proofErr w:type="spellEnd"/>
      <w:r>
        <w:t xml:space="preserve"> y del perfil. </w:t>
      </w:r>
    </w:p>
  </w:comment>
  <w:comment w:id="722" w:author="Vaio" w:date="2015-06-23T17:39:00Z" w:initials="V">
    <w:p w:rsidR="009473D5" w:rsidRDefault="009473D5" w:rsidP="00795985">
      <w:pPr>
        <w:pStyle w:val="Textocomentario"/>
      </w:pPr>
      <w:r>
        <w:rPr>
          <w:rStyle w:val="Refdecomentario"/>
        </w:rPr>
        <w:annotationRef/>
      </w:r>
      <w:r>
        <w:t xml:space="preserve">En cada capítulo, poner este resumen en una sección final que se llame resumen del capítulo. También se puede llamar conclusiones del capítulo, pero creo que resumen queda mejor, de manera que se </w:t>
      </w:r>
      <w:proofErr w:type="spellStart"/>
      <w:r>
        <w:t>de</w:t>
      </w:r>
      <w:proofErr w:type="spellEnd"/>
      <w:r>
        <w:t xml:space="preserve"> un resumen de lo que se vio en el capítulo. </w:t>
      </w:r>
    </w:p>
  </w:comment>
  <w:comment w:id="723" w:author="Vaio" w:date="2015-06-23T17:39:00Z" w:initials="V">
    <w:p w:rsidR="009473D5" w:rsidRDefault="009473D5" w:rsidP="00795985">
      <w:pPr>
        <w:pStyle w:val="Textocomentario"/>
      </w:pPr>
      <w:r>
        <w:rPr>
          <w:rStyle w:val="Refdecomentario"/>
        </w:rPr>
        <w:annotationRef/>
      </w:r>
      <w:r>
        <w:t xml:space="preserve">Modificar de acuerdo a las correcciones del capítulo. </w:t>
      </w:r>
    </w:p>
  </w:comment>
  <w:comment w:id="729" w:author="magali" w:date="2015-06-21T23:57:00Z" w:initials="m">
    <w:p w:rsidR="009473D5" w:rsidRDefault="009473D5" w:rsidP="00C65AEA">
      <w:pPr>
        <w:pStyle w:val="Textocomentario"/>
      </w:pPr>
      <w:r>
        <w:rPr>
          <w:rStyle w:val="Refdecomentario"/>
        </w:rPr>
        <w:annotationRef/>
      </w:r>
      <w:r>
        <w:t>Mejorar esta frase, problema de concordancia</w:t>
      </w:r>
    </w:p>
  </w:comment>
  <w:comment w:id="730" w:author="magali" w:date="2015-06-21T23:57:00Z" w:initials="m">
    <w:p w:rsidR="009473D5" w:rsidRDefault="009473D5" w:rsidP="00C65AEA">
      <w:pPr>
        <w:pStyle w:val="Textocomentario"/>
      </w:pPr>
      <w:r>
        <w:rPr>
          <w:rStyle w:val="Refdecomentario"/>
        </w:rPr>
        <w:annotationRef/>
      </w:r>
      <w:r>
        <w:t>Creo que no es necesario colocar esto.. sólo mencionarlos en el momento en que presentas algo propuesto por ellos</w:t>
      </w:r>
    </w:p>
    <w:p w:rsidR="009473D5" w:rsidRDefault="009473D5" w:rsidP="00C65AEA">
      <w:pPr>
        <w:pStyle w:val="Textocomentario"/>
      </w:pPr>
    </w:p>
  </w:comment>
  <w:comment w:id="733" w:author="magali" w:date="2015-06-21T23:57:00Z" w:initials="m">
    <w:p w:rsidR="009473D5" w:rsidRDefault="009473D5" w:rsidP="00C65AEA">
      <w:pPr>
        <w:pStyle w:val="Textocomentario"/>
      </w:pPr>
      <w:r>
        <w:rPr>
          <w:rStyle w:val="Refdecomentario"/>
        </w:rPr>
        <w:annotationRef/>
      </w:r>
      <w:r>
        <w:t>Esto sí debería estar en este capítulo, lo anterior creo que puede ir al capítulo en donde hablas sobre MDSE</w:t>
      </w:r>
    </w:p>
  </w:comment>
  <w:comment w:id="734" w:author="magali" w:date="2015-06-21T23:57:00Z" w:initials="m">
    <w:p w:rsidR="009473D5" w:rsidRDefault="009473D5" w:rsidP="00C65AEA">
      <w:pPr>
        <w:pStyle w:val="Textocomentario"/>
      </w:pPr>
      <w:r>
        <w:rPr>
          <w:rStyle w:val="Refdecomentario"/>
        </w:rPr>
        <w:annotationRef/>
      </w:r>
      <w:r>
        <w:t>Queda en el capítulo</w:t>
      </w:r>
    </w:p>
  </w:comment>
  <w:comment w:id="735" w:author="magali" w:date="2015-06-21T23:57:00Z" w:initials="m">
    <w:p w:rsidR="009473D5" w:rsidRDefault="009473D5" w:rsidP="00C65AEA">
      <w:pPr>
        <w:pStyle w:val="Textocomentario"/>
      </w:pPr>
      <w:r>
        <w:rPr>
          <w:rStyle w:val="Refdecomentario"/>
        </w:rPr>
        <w:annotationRef/>
      </w:r>
      <w:r>
        <w:t>Queda en este capítulo</w:t>
      </w:r>
    </w:p>
  </w:comment>
  <w:comment w:id="736" w:author="magali" w:date="2015-06-21T23:57:00Z" w:initials="m">
    <w:p w:rsidR="009473D5" w:rsidRDefault="009473D5" w:rsidP="00C65AEA">
      <w:pPr>
        <w:pStyle w:val="Textocomentario"/>
      </w:pPr>
      <w:r>
        <w:rPr>
          <w:rStyle w:val="Refdecomentario"/>
        </w:rPr>
        <w:annotationRef/>
      </w:r>
      <w:r>
        <w:t>La verdad no sé si es necesaria esta sección, creo que no es muy relevante.. si es que lo consideramos necesario, lo llevaría a la sección en donde hablarás más en detalle sobre las transformaciones.</w:t>
      </w:r>
    </w:p>
  </w:comment>
  <w:comment w:id="737" w:author="magali" w:date="2015-06-21T23:57:00Z" w:initials="m">
    <w:p w:rsidR="009473D5" w:rsidRDefault="009473D5" w:rsidP="00C65AEA">
      <w:pPr>
        <w:pStyle w:val="Textocomentario"/>
      </w:pPr>
      <w:r>
        <w:rPr>
          <w:rStyle w:val="Refdecomentario"/>
        </w:rPr>
        <w:annotationRef/>
      </w:r>
      <w:r>
        <w:t>A partir de aquí deja para este capítulo</w:t>
      </w:r>
    </w:p>
  </w:comment>
  <w:comment w:id="738" w:author="magali" w:date="2015-06-21T23:57:00Z" w:initials="m">
    <w:p w:rsidR="009473D5" w:rsidRDefault="009473D5" w:rsidP="00C65AEA">
      <w:pPr>
        <w:pStyle w:val="Textocomentario"/>
      </w:pPr>
      <w:r>
        <w:rPr>
          <w:rStyle w:val="Refdecomentario"/>
        </w:rPr>
        <w:annotationRef/>
      </w:r>
      <w:r>
        <w:t>Mejora la figura Iván.. sale muy difuso, casi no se lee</w:t>
      </w:r>
    </w:p>
  </w:comment>
  <w:comment w:id="747" w:author="magali" w:date="2015-06-21T23:57:00Z" w:initials="m">
    <w:p w:rsidR="009473D5" w:rsidRDefault="009473D5" w:rsidP="00C65AEA">
      <w:pPr>
        <w:pStyle w:val="Textocomentario"/>
      </w:pPr>
      <w:r>
        <w:rPr>
          <w:rStyle w:val="Refdecomentario"/>
        </w:rPr>
        <w:annotationRef/>
      </w:r>
      <w:r>
        <w:t>Mejorar la imagen, muy difuso</w:t>
      </w:r>
    </w:p>
    <w:p w:rsidR="009473D5" w:rsidRDefault="009473D5" w:rsidP="00C65AEA">
      <w:pPr>
        <w:pStyle w:val="Textocomentario"/>
      </w:pPr>
    </w:p>
    <w:p w:rsidR="009473D5" w:rsidRDefault="009473D5" w:rsidP="00C65AEA">
      <w:pPr>
        <w:pStyle w:val="Textocomentario"/>
      </w:pPr>
    </w:p>
  </w:comment>
  <w:comment w:id="752" w:author="magali" w:date="2015-06-21T23:57:00Z" w:initials="m">
    <w:p w:rsidR="009473D5" w:rsidRDefault="009473D5" w:rsidP="00C65AEA">
      <w:pPr>
        <w:pStyle w:val="Textocomentario"/>
      </w:pPr>
      <w:r>
        <w:rPr>
          <w:rStyle w:val="Refdecomentario"/>
        </w:rPr>
        <w:annotationRef/>
      </w:r>
      <w:r>
        <w:t>Cambiaría el nombre “Conclusiones” por “Resumen del Capítulo”</w:t>
      </w:r>
    </w:p>
    <w:p w:rsidR="009473D5" w:rsidRDefault="009473D5" w:rsidP="00C65AEA">
      <w:pPr>
        <w:pStyle w:val="Textocomentario"/>
      </w:pPr>
      <w:r>
        <w:t>Por otro lado, cuando se realicen los ajustes de reestructuración de los contenidos, seguramente esta sección cambiará con lo que corresponda.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5821" w:rsidRDefault="00C35821" w:rsidP="00467DFC">
      <w:pPr>
        <w:spacing w:after="0" w:line="240" w:lineRule="auto"/>
      </w:pPr>
      <w:r>
        <w:separator/>
      </w:r>
    </w:p>
  </w:endnote>
  <w:endnote w:type="continuationSeparator" w:id="0">
    <w:p w:rsidR="00C35821" w:rsidRDefault="00C35821" w:rsidP="00467DF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5821" w:rsidRDefault="00C35821" w:rsidP="00467DFC">
      <w:pPr>
        <w:spacing w:after="0" w:line="240" w:lineRule="auto"/>
      </w:pPr>
      <w:r>
        <w:separator/>
      </w:r>
    </w:p>
  </w:footnote>
  <w:footnote w:type="continuationSeparator" w:id="0">
    <w:p w:rsidR="00C35821" w:rsidRDefault="00C35821" w:rsidP="00467DF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8131B61"/>
    <w:multiLevelType w:val="hybridMultilevel"/>
    <w:tmpl w:val="8162F6BC"/>
    <w:lvl w:ilvl="0" w:tplc="3C0A0017">
      <w:start w:val="1"/>
      <w:numFmt w:val="lowerLetter"/>
      <w:lvlText w:val="%1)"/>
      <w:lvlJc w:val="left"/>
      <w:pPr>
        <w:ind w:left="720" w:hanging="360"/>
      </w:pPr>
      <w:rPr>
        <w:rFonts w:hint="default"/>
      </w:rPr>
    </w:lvl>
    <w:lvl w:ilvl="1" w:tplc="3C0A0019" w:tentative="1">
      <w:start w:val="1"/>
      <w:numFmt w:val="lowerLetter"/>
      <w:lvlText w:val="%2."/>
      <w:lvlJc w:val="left"/>
      <w:pPr>
        <w:ind w:left="1440" w:hanging="360"/>
      </w:pPr>
    </w:lvl>
    <w:lvl w:ilvl="2" w:tplc="3C0A001B" w:tentative="1">
      <w:start w:val="1"/>
      <w:numFmt w:val="lowerRoman"/>
      <w:lvlText w:val="%3."/>
      <w:lvlJc w:val="right"/>
      <w:pPr>
        <w:ind w:left="2160" w:hanging="180"/>
      </w:pPr>
    </w:lvl>
    <w:lvl w:ilvl="3" w:tplc="3C0A000F" w:tentative="1">
      <w:start w:val="1"/>
      <w:numFmt w:val="decimal"/>
      <w:lvlText w:val="%4."/>
      <w:lvlJc w:val="left"/>
      <w:pPr>
        <w:ind w:left="2880" w:hanging="360"/>
      </w:pPr>
    </w:lvl>
    <w:lvl w:ilvl="4" w:tplc="3C0A0019" w:tentative="1">
      <w:start w:val="1"/>
      <w:numFmt w:val="lowerLetter"/>
      <w:lvlText w:val="%5."/>
      <w:lvlJc w:val="left"/>
      <w:pPr>
        <w:ind w:left="3600" w:hanging="360"/>
      </w:pPr>
    </w:lvl>
    <w:lvl w:ilvl="5" w:tplc="3C0A001B" w:tentative="1">
      <w:start w:val="1"/>
      <w:numFmt w:val="lowerRoman"/>
      <w:lvlText w:val="%6."/>
      <w:lvlJc w:val="right"/>
      <w:pPr>
        <w:ind w:left="4320" w:hanging="180"/>
      </w:pPr>
    </w:lvl>
    <w:lvl w:ilvl="6" w:tplc="3C0A000F" w:tentative="1">
      <w:start w:val="1"/>
      <w:numFmt w:val="decimal"/>
      <w:lvlText w:val="%7."/>
      <w:lvlJc w:val="left"/>
      <w:pPr>
        <w:ind w:left="5040" w:hanging="360"/>
      </w:pPr>
    </w:lvl>
    <w:lvl w:ilvl="7" w:tplc="3C0A0019" w:tentative="1">
      <w:start w:val="1"/>
      <w:numFmt w:val="lowerLetter"/>
      <w:lvlText w:val="%8."/>
      <w:lvlJc w:val="left"/>
      <w:pPr>
        <w:ind w:left="5760" w:hanging="360"/>
      </w:pPr>
    </w:lvl>
    <w:lvl w:ilvl="8" w:tplc="3C0A001B" w:tentative="1">
      <w:start w:val="1"/>
      <w:numFmt w:val="lowerRoman"/>
      <w:lvlText w:val="%9."/>
      <w:lvlJc w:val="right"/>
      <w:pPr>
        <w:ind w:left="6480" w:hanging="180"/>
      </w:pPr>
    </w:lvl>
  </w:abstractNum>
  <w:abstractNum w:abstractNumId="1">
    <w:nsid w:val="58824748"/>
    <w:multiLevelType w:val="hybridMultilevel"/>
    <w:tmpl w:val="CF6E2B52"/>
    <w:lvl w:ilvl="0" w:tplc="3C0A0001">
      <w:start w:val="1"/>
      <w:numFmt w:val="bullet"/>
      <w:lvlText w:val=""/>
      <w:lvlJc w:val="left"/>
      <w:pPr>
        <w:ind w:left="720" w:hanging="360"/>
      </w:pPr>
      <w:rPr>
        <w:rFonts w:ascii="Symbol" w:hAnsi="Symbol"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abstractNum w:abstractNumId="2">
    <w:nsid w:val="7F094852"/>
    <w:multiLevelType w:val="hybridMultilevel"/>
    <w:tmpl w:val="A73C3A46"/>
    <w:lvl w:ilvl="0" w:tplc="E9D89DA0">
      <w:start w:val="1"/>
      <w:numFmt w:val="bullet"/>
      <w:lvlText w:val=""/>
      <w:lvlJc w:val="left"/>
      <w:pPr>
        <w:ind w:left="720" w:hanging="360"/>
      </w:pPr>
      <w:rPr>
        <w:rFonts w:ascii="Symbol" w:eastAsiaTheme="minorEastAsia" w:hAnsi="Symbol" w:cstheme="minorBidi" w:hint="default"/>
      </w:rPr>
    </w:lvl>
    <w:lvl w:ilvl="1" w:tplc="3C0A0003" w:tentative="1">
      <w:start w:val="1"/>
      <w:numFmt w:val="bullet"/>
      <w:lvlText w:val="o"/>
      <w:lvlJc w:val="left"/>
      <w:pPr>
        <w:ind w:left="1440" w:hanging="360"/>
      </w:pPr>
      <w:rPr>
        <w:rFonts w:ascii="Courier New" w:hAnsi="Courier New" w:cs="Courier New" w:hint="default"/>
      </w:rPr>
    </w:lvl>
    <w:lvl w:ilvl="2" w:tplc="3C0A0005" w:tentative="1">
      <w:start w:val="1"/>
      <w:numFmt w:val="bullet"/>
      <w:lvlText w:val=""/>
      <w:lvlJc w:val="left"/>
      <w:pPr>
        <w:ind w:left="2160" w:hanging="360"/>
      </w:pPr>
      <w:rPr>
        <w:rFonts w:ascii="Wingdings" w:hAnsi="Wingdings" w:hint="default"/>
      </w:rPr>
    </w:lvl>
    <w:lvl w:ilvl="3" w:tplc="3C0A0001" w:tentative="1">
      <w:start w:val="1"/>
      <w:numFmt w:val="bullet"/>
      <w:lvlText w:val=""/>
      <w:lvlJc w:val="left"/>
      <w:pPr>
        <w:ind w:left="2880" w:hanging="360"/>
      </w:pPr>
      <w:rPr>
        <w:rFonts w:ascii="Symbol" w:hAnsi="Symbol" w:hint="default"/>
      </w:rPr>
    </w:lvl>
    <w:lvl w:ilvl="4" w:tplc="3C0A0003" w:tentative="1">
      <w:start w:val="1"/>
      <w:numFmt w:val="bullet"/>
      <w:lvlText w:val="o"/>
      <w:lvlJc w:val="left"/>
      <w:pPr>
        <w:ind w:left="3600" w:hanging="360"/>
      </w:pPr>
      <w:rPr>
        <w:rFonts w:ascii="Courier New" w:hAnsi="Courier New" w:cs="Courier New" w:hint="default"/>
      </w:rPr>
    </w:lvl>
    <w:lvl w:ilvl="5" w:tplc="3C0A0005" w:tentative="1">
      <w:start w:val="1"/>
      <w:numFmt w:val="bullet"/>
      <w:lvlText w:val=""/>
      <w:lvlJc w:val="left"/>
      <w:pPr>
        <w:ind w:left="4320" w:hanging="360"/>
      </w:pPr>
      <w:rPr>
        <w:rFonts w:ascii="Wingdings" w:hAnsi="Wingdings" w:hint="default"/>
      </w:rPr>
    </w:lvl>
    <w:lvl w:ilvl="6" w:tplc="3C0A0001" w:tentative="1">
      <w:start w:val="1"/>
      <w:numFmt w:val="bullet"/>
      <w:lvlText w:val=""/>
      <w:lvlJc w:val="left"/>
      <w:pPr>
        <w:ind w:left="5040" w:hanging="360"/>
      </w:pPr>
      <w:rPr>
        <w:rFonts w:ascii="Symbol" w:hAnsi="Symbol" w:hint="default"/>
      </w:rPr>
    </w:lvl>
    <w:lvl w:ilvl="7" w:tplc="3C0A0003" w:tentative="1">
      <w:start w:val="1"/>
      <w:numFmt w:val="bullet"/>
      <w:lvlText w:val="o"/>
      <w:lvlJc w:val="left"/>
      <w:pPr>
        <w:ind w:left="5760" w:hanging="360"/>
      </w:pPr>
      <w:rPr>
        <w:rFonts w:ascii="Courier New" w:hAnsi="Courier New" w:cs="Courier New" w:hint="default"/>
      </w:rPr>
    </w:lvl>
    <w:lvl w:ilvl="8" w:tplc="3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
  <w:rsids>
    <w:rsidRoot w:val="003A5F57"/>
    <w:rsid w:val="000062AF"/>
    <w:rsid w:val="00012EF9"/>
    <w:rsid w:val="00014BD0"/>
    <w:rsid w:val="00023150"/>
    <w:rsid w:val="00023BB7"/>
    <w:rsid w:val="000265E8"/>
    <w:rsid w:val="00030561"/>
    <w:rsid w:val="000448E3"/>
    <w:rsid w:val="0004580E"/>
    <w:rsid w:val="00052D5D"/>
    <w:rsid w:val="000575C2"/>
    <w:rsid w:val="0006154A"/>
    <w:rsid w:val="00064CE1"/>
    <w:rsid w:val="000705AC"/>
    <w:rsid w:val="00082754"/>
    <w:rsid w:val="00084493"/>
    <w:rsid w:val="000919A7"/>
    <w:rsid w:val="000A1A0B"/>
    <w:rsid w:val="000A3088"/>
    <w:rsid w:val="000A4782"/>
    <w:rsid w:val="000A627F"/>
    <w:rsid w:val="000B2621"/>
    <w:rsid w:val="000B5877"/>
    <w:rsid w:val="000C133C"/>
    <w:rsid w:val="000C5AB2"/>
    <w:rsid w:val="000D2FE3"/>
    <w:rsid w:val="000E0FD9"/>
    <w:rsid w:val="000F7D06"/>
    <w:rsid w:val="001028F0"/>
    <w:rsid w:val="00105CEF"/>
    <w:rsid w:val="00115BC8"/>
    <w:rsid w:val="00120501"/>
    <w:rsid w:val="001223EB"/>
    <w:rsid w:val="00133D7E"/>
    <w:rsid w:val="001408E0"/>
    <w:rsid w:val="001462F3"/>
    <w:rsid w:val="001520B8"/>
    <w:rsid w:val="00162626"/>
    <w:rsid w:val="001629D2"/>
    <w:rsid w:val="001659F4"/>
    <w:rsid w:val="001806CA"/>
    <w:rsid w:val="00185FED"/>
    <w:rsid w:val="00192EF5"/>
    <w:rsid w:val="00195ED6"/>
    <w:rsid w:val="00197C2B"/>
    <w:rsid w:val="001A601F"/>
    <w:rsid w:val="001A662E"/>
    <w:rsid w:val="001A7A5E"/>
    <w:rsid w:val="001B6F4A"/>
    <w:rsid w:val="001C365C"/>
    <w:rsid w:val="001C52AC"/>
    <w:rsid w:val="001C5F75"/>
    <w:rsid w:val="001C6603"/>
    <w:rsid w:val="001D7A8E"/>
    <w:rsid w:val="001F6C6C"/>
    <w:rsid w:val="002074B2"/>
    <w:rsid w:val="00207B1C"/>
    <w:rsid w:val="002121C4"/>
    <w:rsid w:val="00223772"/>
    <w:rsid w:val="0022570F"/>
    <w:rsid w:val="00237053"/>
    <w:rsid w:val="00241A59"/>
    <w:rsid w:val="00241E20"/>
    <w:rsid w:val="00247BA1"/>
    <w:rsid w:val="002544E4"/>
    <w:rsid w:val="00287A2D"/>
    <w:rsid w:val="0029310D"/>
    <w:rsid w:val="0029504F"/>
    <w:rsid w:val="00295E3C"/>
    <w:rsid w:val="0029735E"/>
    <w:rsid w:val="002A4583"/>
    <w:rsid w:val="002A7D2F"/>
    <w:rsid w:val="002B32DD"/>
    <w:rsid w:val="002B562E"/>
    <w:rsid w:val="002C3668"/>
    <w:rsid w:val="002C4239"/>
    <w:rsid w:val="002C69C9"/>
    <w:rsid w:val="002C7448"/>
    <w:rsid w:val="002D162D"/>
    <w:rsid w:val="002D302C"/>
    <w:rsid w:val="002E476C"/>
    <w:rsid w:val="002E4DA5"/>
    <w:rsid w:val="002E66FC"/>
    <w:rsid w:val="002E7205"/>
    <w:rsid w:val="00300F34"/>
    <w:rsid w:val="0030170A"/>
    <w:rsid w:val="003149C3"/>
    <w:rsid w:val="00315FFD"/>
    <w:rsid w:val="00321399"/>
    <w:rsid w:val="003315AB"/>
    <w:rsid w:val="0033582E"/>
    <w:rsid w:val="00337717"/>
    <w:rsid w:val="0034255B"/>
    <w:rsid w:val="00346DEB"/>
    <w:rsid w:val="00353A12"/>
    <w:rsid w:val="00354C72"/>
    <w:rsid w:val="00365CBA"/>
    <w:rsid w:val="00366652"/>
    <w:rsid w:val="003707AA"/>
    <w:rsid w:val="00372B3C"/>
    <w:rsid w:val="003773CB"/>
    <w:rsid w:val="0038667B"/>
    <w:rsid w:val="003869F7"/>
    <w:rsid w:val="0039694A"/>
    <w:rsid w:val="00397E8F"/>
    <w:rsid w:val="003A3125"/>
    <w:rsid w:val="003A5F57"/>
    <w:rsid w:val="003A690D"/>
    <w:rsid w:val="003B3B1E"/>
    <w:rsid w:val="003C0B0A"/>
    <w:rsid w:val="003C43DF"/>
    <w:rsid w:val="003D4D6E"/>
    <w:rsid w:val="003E1FD6"/>
    <w:rsid w:val="003E36AE"/>
    <w:rsid w:val="003E7FAA"/>
    <w:rsid w:val="003F240A"/>
    <w:rsid w:val="00400933"/>
    <w:rsid w:val="004229AE"/>
    <w:rsid w:val="0042710D"/>
    <w:rsid w:val="004312FC"/>
    <w:rsid w:val="0044160A"/>
    <w:rsid w:val="00442E98"/>
    <w:rsid w:val="004447A8"/>
    <w:rsid w:val="00451422"/>
    <w:rsid w:val="004514EE"/>
    <w:rsid w:val="004535DD"/>
    <w:rsid w:val="004542B7"/>
    <w:rsid w:val="00465A4B"/>
    <w:rsid w:val="00467DFC"/>
    <w:rsid w:val="0048600F"/>
    <w:rsid w:val="00490D31"/>
    <w:rsid w:val="0049263E"/>
    <w:rsid w:val="004979E5"/>
    <w:rsid w:val="004A4BDA"/>
    <w:rsid w:val="004B564E"/>
    <w:rsid w:val="004D5974"/>
    <w:rsid w:val="004E4CAE"/>
    <w:rsid w:val="004E4EFE"/>
    <w:rsid w:val="004F23D2"/>
    <w:rsid w:val="004F7EFF"/>
    <w:rsid w:val="0050177C"/>
    <w:rsid w:val="00502FFA"/>
    <w:rsid w:val="00504687"/>
    <w:rsid w:val="00507031"/>
    <w:rsid w:val="00510B64"/>
    <w:rsid w:val="0051135D"/>
    <w:rsid w:val="00520F35"/>
    <w:rsid w:val="005230CA"/>
    <w:rsid w:val="00524215"/>
    <w:rsid w:val="005327A3"/>
    <w:rsid w:val="005528CC"/>
    <w:rsid w:val="00553BA3"/>
    <w:rsid w:val="0055507E"/>
    <w:rsid w:val="00563EE3"/>
    <w:rsid w:val="005640CA"/>
    <w:rsid w:val="00571ACC"/>
    <w:rsid w:val="00581C3A"/>
    <w:rsid w:val="005826AB"/>
    <w:rsid w:val="00582D36"/>
    <w:rsid w:val="00586DAB"/>
    <w:rsid w:val="00587D09"/>
    <w:rsid w:val="00592311"/>
    <w:rsid w:val="005B1C17"/>
    <w:rsid w:val="005B5C84"/>
    <w:rsid w:val="005D6647"/>
    <w:rsid w:val="005E340D"/>
    <w:rsid w:val="005E3E2D"/>
    <w:rsid w:val="005E5FD9"/>
    <w:rsid w:val="005E75A2"/>
    <w:rsid w:val="00603406"/>
    <w:rsid w:val="00603444"/>
    <w:rsid w:val="006056C7"/>
    <w:rsid w:val="006068AC"/>
    <w:rsid w:val="00621B82"/>
    <w:rsid w:val="006237E6"/>
    <w:rsid w:val="0063319B"/>
    <w:rsid w:val="00633A6A"/>
    <w:rsid w:val="00633C3D"/>
    <w:rsid w:val="00635614"/>
    <w:rsid w:val="006416A3"/>
    <w:rsid w:val="00644818"/>
    <w:rsid w:val="00645076"/>
    <w:rsid w:val="00653B6D"/>
    <w:rsid w:val="0065625E"/>
    <w:rsid w:val="00666EC4"/>
    <w:rsid w:val="00677B45"/>
    <w:rsid w:val="006805D5"/>
    <w:rsid w:val="0068211B"/>
    <w:rsid w:val="00691A10"/>
    <w:rsid w:val="00695F8A"/>
    <w:rsid w:val="00696293"/>
    <w:rsid w:val="006A300D"/>
    <w:rsid w:val="006A6A78"/>
    <w:rsid w:val="006A7B63"/>
    <w:rsid w:val="006B1DA4"/>
    <w:rsid w:val="006C7698"/>
    <w:rsid w:val="006F79B7"/>
    <w:rsid w:val="0071402F"/>
    <w:rsid w:val="007141CB"/>
    <w:rsid w:val="007220E3"/>
    <w:rsid w:val="007230B3"/>
    <w:rsid w:val="00723BF5"/>
    <w:rsid w:val="00727837"/>
    <w:rsid w:val="00732C0F"/>
    <w:rsid w:val="007403A6"/>
    <w:rsid w:val="00756E1F"/>
    <w:rsid w:val="0078413E"/>
    <w:rsid w:val="0079268F"/>
    <w:rsid w:val="00794498"/>
    <w:rsid w:val="00795985"/>
    <w:rsid w:val="007A13CD"/>
    <w:rsid w:val="007A2F94"/>
    <w:rsid w:val="007B2B89"/>
    <w:rsid w:val="007B66FE"/>
    <w:rsid w:val="007B79A0"/>
    <w:rsid w:val="007C1911"/>
    <w:rsid w:val="007C4589"/>
    <w:rsid w:val="007D2C02"/>
    <w:rsid w:val="007D323D"/>
    <w:rsid w:val="007E1C9C"/>
    <w:rsid w:val="007F5CE1"/>
    <w:rsid w:val="007F6B7F"/>
    <w:rsid w:val="00804226"/>
    <w:rsid w:val="0083059B"/>
    <w:rsid w:val="00845224"/>
    <w:rsid w:val="00851625"/>
    <w:rsid w:val="00856CCF"/>
    <w:rsid w:val="00857FCF"/>
    <w:rsid w:val="0086090E"/>
    <w:rsid w:val="0086176A"/>
    <w:rsid w:val="00862C49"/>
    <w:rsid w:val="00863ACE"/>
    <w:rsid w:val="00865E0E"/>
    <w:rsid w:val="00867671"/>
    <w:rsid w:val="00867D80"/>
    <w:rsid w:val="008716B3"/>
    <w:rsid w:val="008765A4"/>
    <w:rsid w:val="00891FCF"/>
    <w:rsid w:val="00894E04"/>
    <w:rsid w:val="008B1A7F"/>
    <w:rsid w:val="008D0D57"/>
    <w:rsid w:val="008D3D46"/>
    <w:rsid w:val="008D3DD3"/>
    <w:rsid w:val="008D5758"/>
    <w:rsid w:val="008D7A8C"/>
    <w:rsid w:val="008E261C"/>
    <w:rsid w:val="008E57A9"/>
    <w:rsid w:val="008E6693"/>
    <w:rsid w:val="008E6977"/>
    <w:rsid w:val="008E790A"/>
    <w:rsid w:val="008F2327"/>
    <w:rsid w:val="008F5759"/>
    <w:rsid w:val="008F5A0C"/>
    <w:rsid w:val="00923454"/>
    <w:rsid w:val="009234A5"/>
    <w:rsid w:val="0093407F"/>
    <w:rsid w:val="00934F3B"/>
    <w:rsid w:val="009355A8"/>
    <w:rsid w:val="00940091"/>
    <w:rsid w:val="009410C1"/>
    <w:rsid w:val="009469FA"/>
    <w:rsid w:val="0094719C"/>
    <w:rsid w:val="009473D5"/>
    <w:rsid w:val="00950DD8"/>
    <w:rsid w:val="009539A5"/>
    <w:rsid w:val="00960A05"/>
    <w:rsid w:val="00966385"/>
    <w:rsid w:val="00981B5C"/>
    <w:rsid w:val="009826AB"/>
    <w:rsid w:val="00991DB8"/>
    <w:rsid w:val="0099201A"/>
    <w:rsid w:val="0099314A"/>
    <w:rsid w:val="00994141"/>
    <w:rsid w:val="009A0AB9"/>
    <w:rsid w:val="009B4A8C"/>
    <w:rsid w:val="009B7E0E"/>
    <w:rsid w:val="009C5EF1"/>
    <w:rsid w:val="009D379B"/>
    <w:rsid w:val="009D4101"/>
    <w:rsid w:val="009D5F62"/>
    <w:rsid w:val="009D617E"/>
    <w:rsid w:val="009E023E"/>
    <w:rsid w:val="009E7593"/>
    <w:rsid w:val="009F0997"/>
    <w:rsid w:val="009F3FFB"/>
    <w:rsid w:val="009F73D4"/>
    <w:rsid w:val="00A01D9F"/>
    <w:rsid w:val="00A14A87"/>
    <w:rsid w:val="00A15776"/>
    <w:rsid w:val="00A25C66"/>
    <w:rsid w:val="00A26803"/>
    <w:rsid w:val="00A36BDA"/>
    <w:rsid w:val="00A41F33"/>
    <w:rsid w:val="00A4284F"/>
    <w:rsid w:val="00A46DC1"/>
    <w:rsid w:val="00A529FC"/>
    <w:rsid w:val="00A53608"/>
    <w:rsid w:val="00A56EDB"/>
    <w:rsid w:val="00A65294"/>
    <w:rsid w:val="00A74B74"/>
    <w:rsid w:val="00A822CD"/>
    <w:rsid w:val="00A848E4"/>
    <w:rsid w:val="00A85497"/>
    <w:rsid w:val="00A92445"/>
    <w:rsid w:val="00A9719F"/>
    <w:rsid w:val="00AA3AEF"/>
    <w:rsid w:val="00AA71FB"/>
    <w:rsid w:val="00AB47ED"/>
    <w:rsid w:val="00AD24D2"/>
    <w:rsid w:val="00AD37CF"/>
    <w:rsid w:val="00AE06B4"/>
    <w:rsid w:val="00AF2C32"/>
    <w:rsid w:val="00AF3C4D"/>
    <w:rsid w:val="00AF796F"/>
    <w:rsid w:val="00B01551"/>
    <w:rsid w:val="00B04A00"/>
    <w:rsid w:val="00B054CC"/>
    <w:rsid w:val="00B119C6"/>
    <w:rsid w:val="00B32F20"/>
    <w:rsid w:val="00B34522"/>
    <w:rsid w:val="00B36AD1"/>
    <w:rsid w:val="00B4025B"/>
    <w:rsid w:val="00B42958"/>
    <w:rsid w:val="00B44222"/>
    <w:rsid w:val="00B46986"/>
    <w:rsid w:val="00B50718"/>
    <w:rsid w:val="00B56625"/>
    <w:rsid w:val="00B66EF0"/>
    <w:rsid w:val="00B73623"/>
    <w:rsid w:val="00B73BCE"/>
    <w:rsid w:val="00B825DB"/>
    <w:rsid w:val="00B8527E"/>
    <w:rsid w:val="00B90174"/>
    <w:rsid w:val="00B90D31"/>
    <w:rsid w:val="00B938DD"/>
    <w:rsid w:val="00B97AD4"/>
    <w:rsid w:val="00BA4B96"/>
    <w:rsid w:val="00BB2FDF"/>
    <w:rsid w:val="00BB393E"/>
    <w:rsid w:val="00BB3F28"/>
    <w:rsid w:val="00BC2D6B"/>
    <w:rsid w:val="00BC5BED"/>
    <w:rsid w:val="00BE0F2F"/>
    <w:rsid w:val="00BE7836"/>
    <w:rsid w:val="00BF0F4B"/>
    <w:rsid w:val="00BF4C9E"/>
    <w:rsid w:val="00BF5471"/>
    <w:rsid w:val="00C06E7F"/>
    <w:rsid w:val="00C11096"/>
    <w:rsid w:val="00C16B85"/>
    <w:rsid w:val="00C225AF"/>
    <w:rsid w:val="00C31AD1"/>
    <w:rsid w:val="00C35821"/>
    <w:rsid w:val="00C431A2"/>
    <w:rsid w:val="00C438F6"/>
    <w:rsid w:val="00C45B8D"/>
    <w:rsid w:val="00C50163"/>
    <w:rsid w:val="00C614A3"/>
    <w:rsid w:val="00C634AD"/>
    <w:rsid w:val="00C65AEA"/>
    <w:rsid w:val="00C736C6"/>
    <w:rsid w:val="00C77090"/>
    <w:rsid w:val="00C80889"/>
    <w:rsid w:val="00CA2951"/>
    <w:rsid w:val="00CA4A2E"/>
    <w:rsid w:val="00CB25D4"/>
    <w:rsid w:val="00CB280D"/>
    <w:rsid w:val="00CB478F"/>
    <w:rsid w:val="00CB5155"/>
    <w:rsid w:val="00CD6797"/>
    <w:rsid w:val="00CD7ED1"/>
    <w:rsid w:val="00CF0A8F"/>
    <w:rsid w:val="00D01FDE"/>
    <w:rsid w:val="00D05E18"/>
    <w:rsid w:val="00D148FB"/>
    <w:rsid w:val="00D20420"/>
    <w:rsid w:val="00D21B4A"/>
    <w:rsid w:val="00D21BC6"/>
    <w:rsid w:val="00D242F6"/>
    <w:rsid w:val="00D351D4"/>
    <w:rsid w:val="00D35B84"/>
    <w:rsid w:val="00D475D9"/>
    <w:rsid w:val="00D546EF"/>
    <w:rsid w:val="00D60D88"/>
    <w:rsid w:val="00D6771E"/>
    <w:rsid w:val="00D71CA6"/>
    <w:rsid w:val="00D74320"/>
    <w:rsid w:val="00D76A7B"/>
    <w:rsid w:val="00D82ACD"/>
    <w:rsid w:val="00D86F61"/>
    <w:rsid w:val="00DA7868"/>
    <w:rsid w:val="00DB20E0"/>
    <w:rsid w:val="00DB322A"/>
    <w:rsid w:val="00DB73E6"/>
    <w:rsid w:val="00DD2869"/>
    <w:rsid w:val="00DE0D5C"/>
    <w:rsid w:val="00DF46C4"/>
    <w:rsid w:val="00E0777A"/>
    <w:rsid w:val="00E26FC9"/>
    <w:rsid w:val="00E3166F"/>
    <w:rsid w:val="00E436F2"/>
    <w:rsid w:val="00E50499"/>
    <w:rsid w:val="00E5509A"/>
    <w:rsid w:val="00E55184"/>
    <w:rsid w:val="00E56471"/>
    <w:rsid w:val="00E66E80"/>
    <w:rsid w:val="00E67778"/>
    <w:rsid w:val="00E71215"/>
    <w:rsid w:val="00E71D8F"/>
    <w:rsid w:val="00E73F04"/>
    <w:rsid w:val="00E86A7E"/>
    <w:rsid w:val="00E91237"/>
    <w:rsid w:val="00E92587"/>
    <w:rsid w:val="00E96368"/>
    <w:rsid w:val="00EA1E4D"/>
    <w:rsid w:val="00EA374C"/>
    <w:rsid w:val="00EA62C7"/>
    <w:rsid w:val="00EB221C"/>
    <w:rsid w:val="00EB4AF8"/>
    <w:rsid w:val="00ED34E5"/>
    <w:rsid w:val="00EE209E"/>
    <w:rsid w:val="00EE50BD"/>
    <w:rsid w:val="00EE59E4"/>
    <w:rsid w:val="00EE6630"/>
    <w:rsid w:val="00EE7EE6"/>
    <w:rsid w:val="00EF0CE0"/>
    <w:rsid w:val="00F02DE6"/>
    <w:rsid w:val="00F153EB"/>
    <w:rsid w:val="00F15C87"/>
    <w:rsid w:val="00F41457"/>
    <w:rsid w:val="00F52DFF"/>
    <w:rsid w:val="00F55BD8"/>
    <w:rsid w:val="00F610DF"/>
    <w:rsid w:val="00F615BB"/>
    <w:rsid w:val="00F6192F"/>
    <w:rsid w:val="00F6316A"/>
    <w:rsid w:val="00F730AD"/>
    <w:rsid w:val="00F77CE4"/>
    <w:rsid w:val="00F858C4"/>
    <w:rsid w:val="00F92B4F"/>
    <w:rsid w:val="00F95D3C"/>
    <w:rsid w:val="00F96AEF"/>
    <w:rsid w:val="00FA0831"/>
    <w:rsid w:val="00FB14E8"/>
    <w:rsid w:val="00FB781D"/>
    <w:rsid w:val="00FC1F95"/>
    <w:rsid w:val="00FC2E5B"/>
    <w:rsid w:val="00FC5796"/>
    <w:rsid w:val="00FC5ACC"/>
    <w:rsid w:val="00FD27F5"/>
    <w:rsid w:val="00FD6AB5"/>
    <w:rsid w:val="00FE0229"/>
    <w:rsid w:val="00FE0572"/>
    <w:rsid w:val="00FE6B93"/>
    <w:rsid w:val="00FF0053"/>
    <w:rsid w:val="00FF0725"/>
    <w:rsid w:val="00FF1441"/>
    <w:rsid w:val="00FF3CCB"/>
    <w:rsid w:val="00FF67E9"/>
  </w:rsids>
  <m:mathPr>
    <m:mathFont m:val="Cambria Math"/>
    <m:brkBin m:val="before"/>
    <m:brkBinSub m:val="--"/>
    <m:smallFrac m:val="off"/>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0D88"/>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semiHidden/>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F46C4"/>
  </w:style>
  <w:style w:type="paragraph" w:styleId="Piedepgina">
    <w:name w:val="footer"/>
    <w:basedOn w:val="Normal"/>
    <w:link w:val="PiedepginaCar"/>
    <w:uiPriority w:val="99"/>
    <w:semiHidden/>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A84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826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26AB"/>
    <w:rPr>
      <w:rFonts w:ascii="Tahoma" w:hAnsi="Tahoma" w:cs="Tahoma"/>
      <w:sz w:val="16"/>
      <w:szCs w:val="16"/>
    </w:rPr>
  </w:style>
  <w:style w:type="paragraph" w:styleId="Epgrafe">
    <w:name w:val="caption"/>
    <w:basedOn w:val="Normal"/>
    <w:next w:val="Normal"/>
    <w:uiPriority w:val="35"/>
    <w:unhideWhenUsed/>
    <w:qFormat/>
    <w:rsid w:val="009826AB"/>
    <w:pPr>
      <w:spacing w:line="240" w:lineRule="auto"/>
    </w:pPr>
    <w:rPr>
      <w:b/>
      <w:bCs/>
      <w:color w:val="4F81BD" w:themeColor="accent1"/>
      <w:sz w:val="18"/>
      <w:szCs w:val="18"/>
    </w:rPr>
  </w:style>
  <w:style w:type="paragraph" w:styleId="Textonotapie">
    <w:name w:val="footnote text"/>
    <w:basedOn w:val="Normal"/>
    <w:link w:val="TextonotapieCar"/>
    <w:uiPriority w:val="99"/>
    <w:semiHidden/>
    <w:unhideWhenUsed/>
    <w:rsid w:val="00467DF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67DFC"/>
    <w:rPr>
      <w:sz w:val="20"/>
      <w:szCs w:val="20"/>
    </w:rPr>
  </w:style>
  <w:style w:type="character" w:styleId="Refdenotaalpie">
    <w:name w:val="footnote reference"/>
    <w:basedOn w:val="Fuentedeprrafopredeter"/>
    <w:uiPriority w:val="99"/>
    <w:semiHidden/>
    <w:unhideWhenUsed/>
    <w:rsid w:val="00467DFC"/>
    <w:rPr>
      <w:vertAlign w:val="superscript"/>
    </w:rPr>
  </w:style>
  <w:style w:type="character" w:styleId="Hipervnculo">
    <w:name w:val="Hyperlink"/>
    <w:basedOn w:val="Fuentedeprrafopredeter"/>
    <w:uiPriority w:val="99"/>
    <w:unhideWhenUsed/>
    <w:rsid w:val="00467DFC"/>
    <w:rPr>
      <w:color w:val="0000FF" w:themeColor="hyperlink"/>
      <w:u w:val="single"/>
    </w:rPr>
  </w:style>
  <w:style w:type="character" w:customStyle="1" w:styleId="Ttulo1Car">
    <w:name w:val="Título 1 Car"/>
    <w:basedOn w:val="Fuentedeprrafopredeter"/>
    <w:link w:val="Ttulo1"/>
    <w:uiPriority w:val="9"/>
    <w:rsid w:val="00A848E4"/>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iPriority w:val="99"/>
    <w:semiHidden/>
    <w:unhideWhenUsed/>
    <w:rsid w:val="00DF46C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DF46C4"/>
  </w:style>
  <w:style w:type="paragraph" w:styleId="Piedepgina">
    <w:name w:val="footer"/>
    <w:basedOn w:val="Normal"/>
    <w:link w:val="PiedepginaCar"/>
    <w:uiPriority w:val="99"/>
    <w:semiHidden/>
    <w:unhideWhenUsed/>
    <w:rsid w:val="00DF46C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DF46C4"/>
  </w:style>
  <w:style w:type="character" w:styleId="Refdecomentario">
    <w:name w:val="annotation reference"/>
    <w:basedOn w:val="Fuentedeprrafopredeter"/>
    <w:uiPriority w:val="99"/>
    <w:semiHidden/>
    <w:unhideWhenUsed/>
    <w:rsid w:val="00E71D8F"/>
    <w:rPr>
      <w:sz w:val="16"/>
      <w:szCs w:val="16"/>
    </w:rPr>
  </w:style>
  <w:style w:type="paragraph" w:styleId="Textocomentario">
    <w:name w:val="annotation text"/>
    <w:basedOn w:val="Normal"/>
    <w:link w:val="TextocomentarioCar"/>
    <w:uiPriority w:val="99"/>
    <w:unhideWhenUsed/>
    <w:rsid w:val="00E71D8F"/>
    <w:pPr>
      <w:spacing w:line="240" w:lineRule="auto"/>
    </w:pPr>
    <w:rPr>
      <w:sz w:val="20"/>
      <w:szCs w:val="20"/>
    </w:rPr>
  </w:style>
  <w:style w:type="character" w:customStyle="1" w:styleId="TextocomentarioCar">
    <w:name w:val="Texto comentario Car"/>
    <w:basedOn w:val="Fuentedeprrafopredeter"/>
    <w:link w:val="Textocomentario"/>
    <w:uiPriority w:val="99"/>
    <w:rsid w:val="00E71D8F"/>
    <w:rPr>
      <w:sz w:val="20"/>
      <w:szCs w:val="20"/>
    </w:rPr>
  </w:style>
  <w:style w:type="paragraph" w:styleId="Asuntodelcomentario">
    <w:name w:val="annotation subject"/>
    <w:basedOn w:val="Textocomentario"/>
    <w:next w:val="Textocomentario"/>
    <w:link w:val="AsuntodelcomentarioCar"/>
    <w:uiPriority w:val="99"/>
    <w:semiHidden/>
    <w:unhideWhenUsed/>
    <w:rsid w:val="00E71D8F"/>
    <w:rPr>
      <w:b/>
      <w:bCs/>
    </w:rPr>
  </w:style>
  <w:style w:type="character" w:customStyle="1" w:styleId="AsuntodelcomentarioCar">
    <w:name w:val="Asunto del comentario Car"/>
    <w:basedOn w:val="TextocomentarioCar"/>
    <w:link w:val="Asuntodelcomentario"/>
    <w:uiPriority w:val="99"/>
    <w:semiHidden/>
    <w:rsid w:val="00E71D8F"/>
    <w:rPr>
      <w:b/>
      <w:bCs/>
      <w:sz w:val="20"/>
      <w:szCs w:val="20"/>
    </w:rPr>
  </w:style>
  <w:style w:type="paragraph" w:styleId="Revisin">
    <w:name w:val="Revision"/>
    <w:hidden/>
    <w:uiPriority w:val="99"/>
    <w:semiHidden/>
    <w:rsid w:val="00E71D8F"/>
    <w:pPr>
      <w:spacing w:after="0" w:line="240" w:lineRule="auto"/>
    </w:pPr>
  </w:style>
  <w:style w:type="paragraph" w:styleId="Prrafodelista">
    <w:name w:val="List Paragraph"/>
    <w:basedOn w:val="Normal"/>
    <w:uiPriority w:val="34"/>
    <w:qFormat/>
    <w:rsid w:val="00DB20E0"/>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8604A37-ED6C-47EF-BB7E-4FD9CD3E5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6209</Words>
  <Characters>34155</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40284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Iván López</dc:creator>
  <cp:lastModifiedBy>marcazal</cp:lastModifiedBy>
  <cp:revision>2</cp:revision>
  <dcterms:created xsi:type="dcterms:W3CDTF">2015-09-09T12:04:00Z</dcterms:created>
  <dcterms:modified xsi:type="dcterms:W3CDTF">2015-09-09T12:04:00Z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FILE">
    <vt:lpwstr>C:\Users\marcazal\Dropbox\Tesis-Ivan Lopez\Bibliografìa utilizada\retTesis.bib</vt:lpwstr>
  </property>
</Properties>
</file>